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2D2A1B">
      <w:pPr>
        <w:pStyle w:val="ds34nadpis"/>
        <w:spacing w:line="276" w:lineRule="auto"/>
      </w:pPr>
      <w:proofErr w:type="spellStart"/>
      <w:r w:rsidRPr="00912EE1">
        <w:t>Abstract</w:t>
      </w:r>
      <w:proofErr w:type="spellEnd"/>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proofErr w:type="spellStart"/>
      <w:r w:rsidRPr="00912EE1">
        <w:t>Keywords</w:t>
      </w:r>
      <w:proofErr w:type="spellEnd"/>
    </w:p>
    <w:p w:rsidR="009723C9" w:rsidRPr="00912EE1" w:rsidRDefault="009723C9" w:rsidP="009723C9">
      <w:pPr>
        <w:pStyle w:val="ds34"/>
        <w:spacing w:line="276" w:lineRule="auto"/>
      </w:pPr>
      <w:r>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356090474"/>
      <w:bookmarkStart w:id="6" w:name="_Toc100936461"/>
      <w:bookmarkStart w:id="7" w:name="_Toc101325787"/>
      <w:bookmarkEnd w:id="3"/>
      <w:bookmarkEnd w:id="4"/>
      <w:r>
        <w:lastRenderedPageBreak/>
        <w:t>Obsah</w:t>
      </w:r>
      <w:bookmarkEnd w:id="5"/>
    </w:p>
    <w:p w:rsidR="00F70251" w:rsidRDefault="00495DA1">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090474" w:history="1">
        <w:r w:rsidR="00F70251" w:rsidRPr="00C75C3F">
          <w:rPr>
            <w:rStyle w:val="Hypertextovodkaz"/>
            <w:noProof/>
          </w:rPr>
          <w:t>Obsah</w:t>
        </w:r>
        <w:r w:rsidR="00F70251">
          <w:rPr>
            <w:noProof/>
            <w:webHidden/>
          </w:rPr>
          <w:tab/>
        </w:r>
        <w:r>
          <w:rPr>
            <w:noProof/>
            <w:webHidden/>
          </w:rPr>
          <w:fldChar w:fldCharType="begin"/>
        </w:r>
        <w:r w:rsidR="00F70251">
          <w:rPr>
            <w:noProof/>
            <w:webHidden/>
          </w:rPr>
          <w:instrText xml:space="preserve"> PAGEREF _Toc356090474 \h </w:instrText>
        </w:r>
        <w:r>
          <w:rPr>
            <w:noProof/>
            <w:webHidden/>
          </w:rPr>
        </w:r>
        <w:r>
          <w:rPr>
            <w:noProof/>
            <w:webHidden/>
          </w:rPr>
          <w:fldChar w:fldCharType="separate"/>
        </w:r>
        <w:r w:rsidR="00016671">
          <w:rPr>
            <w:noProof/>
            <w:webHidden/>
          </w:rPr>
          <w:t>1</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475" w:history="1">
        <w:r w:rsidR="00F70251" w:rsidRPr="00C75C3F">
          <w:rPr>
            <w:rStyle w:val="Hypertextovodkaz"/>
            <w:noProof/>
          </w:rPr>
          <w:t>1.</w:t>
        </w:r>
        <w:r w:rsidR="00F70251">
          <w:rPr>
            <w:rFonts w:asciiTheme="minorHAnsi" w:eastAsiaTheme="minorEastAsia" w:hAnsiTheme="minorHAnsi" w:cstheme="minorBidi"/>
            <w:noProof/>
            <w:szCs w:val="22"/>
          </w:rPr>
          <w:tab/>
        </w:r>
        <w:r w:rsidR="00F70251" w:rsidRPr="00C75C3F">
          <w:rPr>
            <w:rStyle w:val="Hypertextovodkaz"/>
            <w:noProof/>
          </w:rPr>
          <w:t>Úvod</w:t>
        </w:r>
        <w:r w:rsidR="00F70251">
          <w:rPr>
            <w:noProof/>
            <w:webHidden/>
          </w:rPr>
          <w:tab/>
        </w:r>
        <w:r>
          <w:rPr>
            <w:noProof/>
            <w:webHidden/>
          </w:rPr>
          <w:fldChar w:fldCharType="begin"/>
        </w:r>
        <w:r w:rsidR="00F70251">
          <w:rPr>
            <w:noProof/>
            <w:webHidden/>
          </w:rPr>
          <w:instrText xml:space="preserve"> PAGEREF _Toc356090475 \h </w:instrText>
        </w:r>
        <w:r>
          <w:rPr>
            <w:noProof/>
            <w:webHidden/>
          </w:rPr>
        </w:r>
        <w:r>
          <w:rPr>
            <w:noProof/>
            <w:webHidden/>
          </w:rPr>
          <w:fldChar w:fldCharType="separate"/>
        </w:r>
        <w:r w:rsidR="00016671">
          <w:rPr>
            <w:noProof/>
            <w:webHidden/>
          </w:rPr>
          <w:t>2</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476" w:history="1">
        <w:r w:rsidR="00F70251" w:rsidRPr="00C75C3F">
          <w:rPr>
            <w:rStyle w:val="Hypertextovodkaz"/>
            <w:noProof/>
          </w:rPr>
          <w:t>2.</w:t>
        </w:r>
        <w:r w:rsidR="00F70251">
          <w:rPr>
            <w:rFonts w:asciiTheme="minorHAnsi" w:eastAsiaTheme="minorEastAsia" w:hAnsiTheme="minorHAnsi" w:cstheme="minorBidi"/>
            <w:noProof/>
            <w:szCs w:val="22"/>
          </w:rPr>
          <w:tab/>
        </w:r>
        <w:r w:rsidR="00F70251" w:rsidRPr="00C75C3F">
          <w:rPr>
            <w:rStyle w:val="Hypertextovodkaz"/>
            <w:noProof/>
          </w:rPr>
          <w:t>Historie - cesta k modelem řízenému návrhu</w:t>
        </w:r>
        <w:r w:rsidR="00F70251">
          <w:rPr>
            <w:noProof/>
            <w:webHidden/>
          </w:rPr>
          <w:tab/>
        </w:r>
        <w:r>
          <w:rPr>
            <w:noProof/>
            <w:webHidden/>
          </w:rPr>
          <w:fldChar w:fldCharType="begin"/>
        </w:r>
        <w:r w:rsidR="00F70251">
          <w:rPr>
            <w:noProof/>
            <w:webHidden/>
          </w:rPr>
          <w:instrText xml:space="preserve"> PAGEREF _Toc356090476 \h </w:instrText>
        </w:r>
        <w:r>
          <w:rPr>
            <w:noProof/>
            <w:webHidden/>
          </w:rPr>
        </w:r>
        <w:r>
          <w:rPr>
            <w:noProof/>
            <w:webHidden/>
          </w:rPr>
          <w:fldChar w:fldCharType="separate"/>
        </w:r>
        <w:r w:rsidR="00016671">
          <w:rPr>
            <w:noProof/>
            <w:webHidden/>
          </w:rPr>
          <w:t>3</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477" w:history="1">
        <w:r w:rsidR="00F70251" w:rsidRPr="00C75C3F">
          <w:rPr>
            <w:rStyle w:val="Hypertextovodkaz"/>
            <w:noProof/>
          </w:rPr>
          <w:t>3.</w:t>
        </w:r>
        <w:r w:rsidR="00F70251">
          <w:rPr>
            <w:rFonts w:asciiTheme="minorHAnsi" w:eastAsiaTheme="minorEastAsia" w:hAnsiTheme="minorHAnsi" w:cstheme="minorBidi"/>
            <w:noProof/>
            <w:szCs w:val="22"/>
          </w:rPr>
          <w:tab/>
        </w:r>
        <w:r w:rsidR="00F70251" w:rsidRPr="00C75C3F">
          <w:rPr>
            <w:rStyle w:val="Hypertextovodkaz"/>
            <w:noProof/>
          </w:rPr>
          <w:t>Metodika Model Driven Architecture</w:t>
        </w:r>
        <w:r w:rsidR="00F70251">
          <w:rPr>
            <w:noProof/>
            <w:webHidden/>
          </w:rPr>
          <w:tab/>
        </w:r>
        <w:r>
          <w:rPr>
            <w:noProof/>
            <w:webHidden/>
          </w:rPr>
          <w:fldChar w:fldCharType="begin"/>
        </w:r>
        <w:r w:rsidR="00F70251">
          <w:rPr>
            <w:noProof/>
            <w:webHidden/>
          </w:rPr>
          <w:instrText xml:space="preserve"> PAGEREF _Toc356090477 \h </w:instrText>
        </w:r>
        <w:r>
          <w:rPr>
            <w:noProof/>
            <w:webHidden/>
          </w:rPr>
        </w:r>
        <w:r>
          <w:rPr>
            <w:noProof/>
            <w:webHidden/>
          </w:rPr>
          <w:fldChar w:fldCharType="separate"/>
        </w:r>
        <w:r w:rsidR="00016671">
          <w:rPr>
            <w:noProof/>
            <w:webHidden/>
          </w:rPr>
          <w:t>6</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78" w:history="1">
        <w:r w:rsidR="00F70251" w:rsidRPr="00C75C3F">
          <w:rPr>
            <w:rStyle w:val="Hypertextovodkaz"/>
            <w:noProof/>
          </w:rPr>
          <w:t>3.1</w:t>
        </w:r>
        <w:r w:rsidR="00F70251">
          <w:rPr>
            <w:rFonts w:asciiTheme="minorHAnsi" w:eastAsiaTheme="minorEastAsia" w:hAnsiTheme="minorHAnsi" w:cstheme="minorBidi"/>
            <w:noProof/>
            <w:szCs w:val="22"/>
          </w:rPr>
          <w:tab/>
        </w:r>
        <w:r w:rsidR="00F70251" w:rsidRPr="00C75C3F">
          <w:rPr>
            <w:rStyle w:val="Hypertextovodkaz"/>
            <w:noProof/>
          </w:rPr>
          <w:t>Srovnání UML a xUML</w:t>
        </w:r>
        <w:r w:rsidR="00F70251">
          <w:rPr>
            <w:noProof/>
            <w:webHidden/>
          </w:rPr>
          <w:tab/>
        </w:r>
        <w:r>
          <w:rPr>
            <w:noProof/>
            <w:webHidden/>
          </w:rPr>
          <w:fldChar w:fldCharType="begin"/>
        </w:r>
        <w:r w:rsidR="00F70251">
          <w:rPr>
            <w:noProof/>
            <w:webHidden/>
          </w:rPr>
          <w:instrText xml:space="preserve"> PAGEREF _Toc356090478 \h </w:instrText>
        </w:r>
        <w:r>
          <w:rPr>
            <w:noProof/>
            <w:webHidden/>
          </w:rPr>
        </w:r>
        <w:r>
          <w:rPr>
            <w:noProof/>
            <w:webHidden/>
          </w:rPr>
          <w:fldChar w:fldCharType="separate"/>
        </w:r>
        <w:r w:rsidR="00016671">
          <w:rPr>
            <w:noProof/>
            <w:webHidden/>
          </w:rPr>
          <w:t>8</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79" w:history="1">
        <w:r w:rsidR="00F70251" w:rsidRPr="00C75C3F">
          <w:rPr>
            <w:rStyle w:val="Hypertextovodkaz"/>
            <w:noProof/>
          </w:rPr>
          <w:t>3.2</w:t>
        </w:r>
        <w:r w:rsidR="00F70251">
          <w:rPr>
            <w:rFonts w:asciiTheme="minorHAnsi" w:eastAsiaTheme="minorEastAsia" w:hAnsiTheme="minorHAnsi" w:cstheme="minorBidi"/>
            <w:noProof/>
            <w:szCs w:val="22"/>
          </w:rPr>
          <w:tab/>
        </w:r>
        <w:r w:rsidR="00F70251" w:rsidRPr="00C75C3F">
          <w:rPr>
            <w:rStyle w:val="Hypertextovodkaz"/>
            <w:noProof/>
          </w:rPr>
          <w:t>Platformě nezávislý model PIM</w:t>
        </w:r>
        <w:r w:rsidR="00F70251">
          <w:rPr>
            <w:noProof/>
            <w:webHidden/>
          </w:rPr>
          <w:tab/>
        </w:r>
        <w:r>
          <w:rPr>
            <w:noProof/>
            <w:webHidden/>
          </w:rPr>
          <w:fldChar w:fldCharType="begin"/>
        </w:r>
        <w:r w:rsidR="00F70251">
          <w:rPr>
            <w:noProof/>
            <w:webHidden/>
          </w:rPr>
          <w:instrText xml:space="preserve"> PAGEREF _Toc356090479 \h </w:instrText>
        </w:r>
        <w:r>
          <w:rPr>
            <w:noProof/>
            <w:webHidden/>
          </w:rPr>
        </w:r>
        <w:r>
          <w:rPr>
            <w:noProof/>
            <w:webHidden/>
          </w:rPr>
          <w:fldChar w:fldCharType="separate"/>
        </w:r>
        <w:r w:rsidR="00016671">
          <w:rPr>
            <w:noProof/>
            <w:webHidden/>
          </w:rPr>
          <w:t>8</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80" w:history="1">
        <w:r w:rsidR="00F70251" w:rsidRPr="00C75C3F">
          <w:rPr>
            <w:rStyle w:val="Hypertextovodkaz"/>
            <w:noProof/>
          </w:rPr>
          <w:t>3.3</w:t>
        </w:r>
        <w:r w:rsidR="00F70251">
          <w:rPr>
            <w:rFonts w:asciiTheme="minorHAnsi" w:eastAsiaTheme="minorEastAsia" w:hAnsiTheme="minorHAnsi" w:cstheme="minorBidi"/>
            <w:noProof/>
            <w:szCs w:val="22"/>
          </w:rPr>
          <w:tab/>
        </w:r>
        <w:r w:rsidR="00F70251" w:rsidRPr="00C75C3F">
          <w:rPr>
            <w:rStyle w:val="Hypertextovodkaz"/>
            <w:noProof/>
          </w:rPr>
          <w:t>Platformě specifický model PSM</w:t>
        </w:r>
        <w:r w:rsidR="00F70251">
          <w:rPr>
            <w:noProof/>
            <w:webHidden/>
          </w:rPr>
          <w:tab/>
        </w:r>
        <w:r>
          <w:rPr>
            <w:noProof/>
            <w:webHidden/>
          </w:rPr>
          <w:fldChar w:fldCharType="begin"/>
        </w:r>
        <w:r w:rsidR="00F70251">
          <w:rPr>
            <w:noProof/>
            <w:webHidden/>
          </w:rPr>
          <w:instrText xml:space="preserve"> PAGEREF _Toc356090480 \h </w:instrText>
        </w:r>
        <w:r>
          <w:rPr>
            <w:noProof/>
            <w:webHidden/>
          </w:rPr>
        </w:r>
        <w:r>
          <w:rPr>
            <w:noProof/>
            <w:webHidden/>
          </w:rPr>
          <w:fldChar w:fldCharType="separate"/>
        </w:r>
        <w:r w:rsidR="00016671">
          <w:rPr>
            <w:noProof/>
            <w:webHidden/>
          </w:rPr>
          <w:t>9</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81" w:history="1">
        <w:r w:rsidR="00F70251" w:rsidRPr="00C75C3F">
          <w:rPr>
            <w:rStyle w:val="Hypertextovodkaz"/>
            <w:noProof/>
          </w:rPr>
          <w:t>3.4</w:t>
        </w:r>
        <w:r w:rsidR="00F70251">
          <w:rPr>
            <w:rFonts w:asciiTheme="minorHAnsi" w:eastAsiaTheme="minorEastAsia" w:hAnsiTheme="minorHAnsi" w:cstheme="minorBidi"/>
            <w:noProof/>
            <w:szCs w:val="22"/>
          </w:rPr>
          <w:tab/>
        </w:r>
        <w:r w:rsidR="00F70251" w:rsidRPr="00C75C3F">
          <w:rPr>
            <w:rStyle w:val="Hypertextovodkaz"/>
            <w:noProof/>
          </w:rPr>
          <w:t>Souhrn MDA</w:t>
        </w:r>
        <w:r w:rsidR="00F70251">
          <w:rPr>
            <w:noProof/>
            <w:webHidden/>
          </w:rPr>
          <w:tab/>
        </w:r>
        <w:r>
          <w:rPr>
            <w:noProof/>
            <w:webHidden/>
          </w:rPr>
          <w:fldChar w:fldCharType="begin"/>
        </w:r>
        <w:r w:rsidR="00F70251">
          <w:rPr>
            <w:noProof/>
            <w:webHidden/>
          </w:rPr>
          <w:instrText xml:space="preserve"> PAGEREF _Toc356090481 \h </w:instrText>
        </w:r>
        <w:r>
          <w:rPr>
            <w:noProof/>
            <w:webHidden/>
          </w:rPr>
        </w:r>
        <w:r>
          <w:rPr>
            <w:noProof/>
            <w:webHidden/>
          </w:rPr>
          <w:fldChar w:fldCharType="separate"/>
        </w:r>
        <w:r w:rsidR="00016671">
          <w:rPr>
            <w:noProof/>
            <w:webHidden/>
          </w:rPr>
          <w:t>9</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482" w:history="1">
        <w:r w:rsidR="00F70251" w:rsidRPr="00C75C3F">
          <w:rPr>
            <w:rStyle w:val="Hypertextovodkaz"/>
            <w:noProof/>
          </w:rPr>
          <w:t>4.</w:t>
        </w:r>
        <w:r w:rsidR="00F70251">
          <w:rPr>
            <w:rFonts w:asciiTheme="minorHAnsi" w:eastAsiaTheme="minorEastAsia" w:hAnsiTheme="minorHAnsi" w:cstheme="minorBidi"/>
            <w:noProof/>
            <w:szCs w:val="22"/>
          </w:rPr>
          <w:tab/>
        </w:r>
        <w:r w:rsidR="00F70251" w:rsidRPr="00C75C3F">
          <w:rPr>
            <w:rStyle w:val="Hypertextovodkaz"/>
            <w:noProof/>
          </w:rPr>
          <w:t>Modelování a simulace v procesu vývoje systémů</w:t>
        </w:r>
        <w:r w:rsidR="00F70251">
          <w:rPr>
            <w:noProof/>
            <w:webHidden/>
          </w:rPr>
          <w:tab/>
        </w:r>
        <w:r>
          <w:rPr>
            <w:noProof/>
            <w:webHidden/>
          </w:rPr>
          <w:fldChar w:fldCharType="begin"/>
        </w:r>
        <w:r w:rsidR="00F70251">
          <w:rPr>
            <w:noProof/>
            <w:webHidden/>
          </w:rPr>
          <w:instrText xml:space="preserve"> PAGEREF _Toc356090482 \h </w:instrText>
        </w:r>
        <w:r>
          <w:rPr>
            <w:noProof/>
            <w:webHidden/>
          </w:rPr>
        </w:r>
        <w:r>
          <w:rPr>
            <w:noProof/>
            <w:webHidden/>
          </w:rPr>
          <w:fldChar w:fldCharType="separate"/>
        </w:r>
        <w:r w:rsidR="00016671">
          <w:rPr>
            <w:noProof/>
            <w:webHidden/>
          </w:rPr>
          <w:t>11</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83" w:history="1">
        <w:r w:rsidR="00F70251" w:rsidRPr="00C75C3F">
          <w:rPr>
            <w:rStyle w:val="Hypertextovodkaz"/>
            <w:noProof/>
          </w:rPr>
          <w:t>4.1</w:t>
        </w:r>
        <w:r w:rsidR="00F70251">
          <w:rPr>
            <w:rFonts w:asciiTheme="minorHAnsi" w:eastAsiaTheme="minorEastAsia" w:hAnsiTheme="minorHAnsi" w:cstheme="minorBidi"/>
            <w:noProof/>
            <w:szCs w:val="22"/>
          </w:rPr>
          <w:tab/>
        </w:r>
        <w:r w:rsidR="00F70251" w:rsidRPr="00C75C3F">
          <w:rPr>
            <w:rStyle w:val="Hypertextovodkaz"/>
            <w:noProof/>
          </w:rPr>
          <w:t>Objektově orientované Petriho sítě</w:t>
        </w:r>
        <w:r w:rsidR="00F70251">
          <w:rPr>
            <w:noProof/>
            <w:webHidden/>
          </w:rPr>
          <w:tab/>
        </w:r>
        <w:r>
          <w:rPr>
            <w:noProof/>
            <w:webHidden/>
          </w:rPr>
          <w:fldChar w:fldCharType="begin"/>
        </w:r>
        <w:r w:rsidR="00F70251">
          <w:rPr>
            <w:noProof/>
            <w:webHidden/>
          </w:rPr>
          <w:instrText xml:space="preserve"> PAGEREF _Toc356090483 \h </w:instrText>
        </w:r>
        <w:r>
          <w:rPr>
            <w:noProof/>
            <w:webHidden/>
          </w:rPr>
        </w:r>
        <w:r>
          <w:rPr>
            <w:noProof/>
            <w:webHidden/>
          </w:rPr>
          <w:fldChar w:fldCharType="separate"/>
        </w:r>
        <w:r w:rsidR="00016671">
          <w:rPr>
            <w:noProof/>
            <w:webHidden/>
          </w:rPr>
          <w:t>11</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84" w:history="1">
        <w:r w:rsidR="00F70251" w:rsidRPr="00C75C3F">
          <w:rPr>
            <w:rStyle w:val="Hypertextovodkaz"/>
            <w:noProof/>
          </w:rPr>
          <w:t>4.2</w:t>
        </w:r>
        <w:r w:rsidR="00F70251">
          <w:rPr>
            <w:rFonts w:asciiTheme="minorHAnsi" w:eastAsiaTheme="minorEastAsia" w:hAnsiTheme="minorHAnsi" w:cstheme="minorBidi"/>
            <w:noProof/>
            <w:szCs w:val="22"/>
          </w:rPr>
          <w:tab/>
        </w:r>
        <w:r w:rsidR="00F70251" w:rsidRPr="00C75C3F">
          <w:rPr>
            <w:rStyle w:val="Hypertextovodkaz"/>
            <w:noProof/>
          </w:rPr>
          <w:t>DEVS</w:t>
        </w:r>
        <w:r w:rsidR="00F70251">
          <w:rPr>
            <w:noProof/>
            <w:webHidden/>
          </w:rPr>
          <w:tab/>
        </w:r>
        <w:r>
          <w:rPr>
            <w:noProof/>
            <w:webHidden/>
          </w:rPr>
          <w:fldChar w:fldCharType="begin"/>
        </w:r>
        <w:r w:rsidR="00F70251">
          <w:rPr>
            <w:noProof/>
            <w:webHidden/>
          </w:rPr>
          <w:instrText xml:space="preserve"> PAGEREF _Toc356090484 \h </w:instrText>
        </w:r>
        <w:r>
          <w:rPr>
            <w:noProof/>
            <w:webHidden/>
          </w:rPr>
        </w:r>
        <w:r>
          <w:rPr>
            <w:noProof/>
            <w:webHidden/>
          </w:rPr>
          <w:fldChar w:fldCharType="separate"/>
        </w:r>
        <w:r w:rsidR="00016671">
          <w:rPr>
            <w:noProof/>
            <w:webHidden/>
          </w:rPr>
          <w:t>13</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85" w:history="1">
        <w:r w:rsidR="00F70251" w:rsidRPr="00C75C3F">
          <w:rPr>
            <w:rStyle w:val="Hypertextovodkaz"/>
            <w:noProof/>
          </w:rPr>
          <w:t>4.3</w:t>
        </w:r>
        <w:r w:rsidR="00F70251">
          <w:rPr>
            <w:rFonts w:asciiTheme="minorHAnsi" w:eastAsiaTheme="minorEastAsia" w:hAnsiTheme="minorHAnsi" w:cstheme="minorBidi"/>
            <w:noProof/>
            <w:szCs w:val="22"/>
          </w:rPr>
          <w:tab/>
        </w:r>
        <w:r w:rsidR="00F70251" w:rsidRPr="00C75C3F">
          <w:rPr>
            <w:rStyle w:val="Hypertextovodkaz"/>
            <w:noProof/>
          </w:rPr>
          <w:t>Nástroj PNtalk/SmallDEVS</w:t>
        </w:r>
        <w:r w:rsidR="00F70251">
          <w:rPr>
            <w:noProof/>
            <w:webHidden/>
          </w:rPr>
          <w:tab/>
        </w:r>
        <w:r>
          <w:rPr>
            <w:noProof/>
            <w:webHidden/>
          </w:rPr>
          <w:fldChar w:fldCharType="begin"/>
        </w:r>
        <w:r w:rsidR="00F70251">
          <w:rPr>
            <w:noProof/>
            <w:webHidden/>
          </w:rPr>
          <w:instrText xml:space="preserve"> PAGEREF _Toc356090485 \h </w:instrText>
        </w:r>
        <w:r>
          <w:rPr>
            <w:noProof/>
            <w:webHidden/>
          </w:rPr>
        </w:r>
        <w:r>
          <w:rPr>
            <w:noProof/>
            <w:webHidden/>
          </w:rPr>
          <w:fldChar w:fldCharType="separate"/>
        </w:r>
        <w:r w:rsidR="00016671">
          <w:rPr>
            <w:noProof/>
            <w:webHidden/>
          </w:rPr>
          <w:t>16</w:t>
        </w:r>
        <w:r>
          <w:rPr>
            <w:noProof/>
            <w:webHidden/>
          </w:rPr>
          <w:fldChar w:fldCharType="end"/>
        </w:r>
      </w:hyperlink>
    </w:p>
    <w:p w:rsidR="00F70251" w:rsidRDefault="00495DA1">
      <w:pPr>
        <w:pStyle w:val="Obsah3"/>
        <w:tabs>
          <w:tab w:val="left" w:pos="1320"/>
          <w:tab w:val="right" w:leader="dot" w:pos="8990"/>
        </w:tabs>
        <w:rPr>
          <w:rFonts w:asciiTheme="minorHAnsi" w:eastAsiaTheme="minorEastAsia" w:hAnsiTheme="minorHAnsi" w:cstheme="minorBidi"/>
          <w:noProof/>
          <w:szCs w:val="22"/>
        </w:rPr>
      </w:pPr>
      <w:hyperlink w:anchor="_Toc356090486" w:history="1">
        <w:r w:rsidR="00F70251" w:rsidRPr="00C75C3F">
          <w:rPr>
            <w:rStyle w:val="Hypertextovodkaz"/>
            <w:noProof/>
          </w:rPr>
          <w:t>4.3.1</w:t>
        </w:r>
        <w:r w:rsidR="00F70251">
          <w:rPr>
            <w:rFonts w:asciiTheme="minorHAnsi" w:eastAsiaTheme="minorEastAsia" w:hAnsiTheme="minorHAnsi" w:cstheme="minorBidi"/>
            <w:noProof/>
            <w:szCs w:val="22"/>
          </w:rPr>
          <w:tab/>
        </w:r>
        <w:r w:rsidR="00F70251" w:rsidRPr="00C75C3F">
          <w:rPr>
            <w:rStyle w:val="Hypertextovodkaz"/>
            <w:noProof/>
          </w:rPr>
          <w:t>PNtalk</w:t>
        </w:r>
        <w:r w:rsidR="00F70251">
          <w:rPr>
            <w:noProof/>
            <w:webHidden/>
          </w:rPr>
          <w:tab/>
        </w:r>
        <w:r>
          <w:rPr>
            <w:noProof/>
            <w:webHidden/>
          </w:rPr>
          <w:fldChar w:fldCharType="begin"/>
        </w:r>
        <w:r w:rsidR="00F70251">
          <w:rPr>
            <w:noProof/>
            <w:webHidden/>
          </w:rPr>
          <w:instrText xml:space="preserve"> PAGEREF _Toc356090486 \h </w:instrText>
        </w:r>
        <w:r>
          <w:rPr>
            <w:noProof/>
            <w:webHidden/>
          </w:rPr>
        </w:r>
        <w:r>
          <w:rPr>
            <w:noProof/>
            <w:webHidden/>
          </w:rPr>
          <w:fldChar w:fldCharType="separate"/>
        </w:r>
        <w:r w:rsidR="00016671">
          <w:rPr>
            <w:noProof/>
            <w:webHidden/>
          </w:rPr>
          <w:t>17</w:t>
        </w:r>
        <w:r>
          <w:rPr>
            <w:noProof/>
            <w:webHidden/>
          </w:rPr>
          <w:fldChar w:fldCharType="end"/>
        </w:r>
      </w:hyperlink>
    </w:p>
    <w:p w:rsidR="00F70251" w:rsidRDefault="00495DA1">
      <w:pPr>
        <w:pStyle w:val="Obsah3"/>
        <w:tabs>
          <w:tab w:val="left" w:pos="1320"/>
          <w:tab w:val="right" w:leader="dot" w:pos="8990"/>
        </w:tabs>
        <w:rPr>
          <w:rFonts w:asciiTheme="minorHAnsi" w:eastAsiaTheme="minorEastAsia" w:hAnsiTheme="minorHAnsi" w:cstheme="minorBidi"/>
          <w:noProof/>
          <w:szCs w:val="22"/>
        </w:rPr>
      </w:pPr>
      <w:hyperlink w:anchor="_Toc356090487" w:history="1">
        <w:r w:rsidR="00F70251" w:rsidRPr="00C75C3F">
          <w:rPr>
            <w:rStyle w:val="Hypertextovodkaz"/>
            <w:noProof/>
          </w:rPr>
          <w:t>4.3.2</w:t>
        </w:r>
        <w:r w:rsidR="00F70251">
          <w:rPr>
            <w:rFonts w:asciiTheme="minorHAnsi" w:eastAsiaTheme="minorEastAsia" w:hAnsiTheme="minorHAnsi" w:cstheme="minorBidi"/>
            <w:noProof/>
            <w:szCs w:val="22"/>
          </w:rPr>
          <w:tab/>
        </w:r>
        <w:r w:rsidR="00F70251" w:rsidRPr="00C75C3F">
          <w:rPr>
            <w:rStyle w:val="Hypertextovodkaz"/>
            <w:noProof/>
          </w:rPr>
          <w:t>SmallDEVS</w:t>
        </w:r>
        <w:r w:rsidR="00F70251">
          <w:rPr>
            <w:noProof/>
            <w:webHidden/>
          </w:rPr>
          <w:tab/>
        </w:r>
        <w:r>
          <w:rPr>
            <w:noProof/>
            <w:webHidden/>
          </w:rPr>
          <w:fldChar w:fldCharType="begin"/>
        </w:r>
        <w:r w:rsidR="00F70251">
          <w:rPr>
            <w:noProof/>
            <w:webHidden/>
          </w:rPr>
          <w:instrText xml:space="preserve"> PAGEREF _Toc356090487 \h </w:instrText>
        </w:r>
        <w:r>
          <w:rPr>
            <w:noProof/>
            <w:webHidden/>
          </w:rPr>
        </w:r>
        <w:r>
          <w:rPr>
            <w:noProof/>
            <w:webHidden/>
          </w:rPr>
          <w:fldChar w:fldCharType="separate"/>
        </w:r>
        <w:r w:rsidR="00016671">
          <w:rPr>
            <w:noProof/>
            <w:webHidden/>
          </w:rPr>
          <w:t>19</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488" w:history="1">
        <w:r w:rsidR="00F70251" w:rsidRPr="00C75C3F">
          <w:rPr>
            <w:rStyle w:val="Hypertextovodkaz"/>
            <w:noProof/>
          </w:rPr>
          <w:t>5.</w:t>
        </w:r>
        <w:r w:rsidR="00F70251">
          <w:rPr>
            <w:rFonts w:asciiTheme="minorHAnsi" w:eastAsiaTheme="minorEastAsia" w:hAnsiTheme="minorHAnsi" w:cstheme="minorBidi"/>
            <w:noProof/>
            <w:szCs w:val="22"/>
          </w:rPr>
          <w:tab/>
        </w:r>
        <w:r w:rsidR="00F70251" w:rsidRPr="00C75C3F">
          <w:rPr>
            <w:rStyle w:val="Hypertextovodkaz"/>
            <w:noProof/>
          </w:rPr>
          <w:t>Specifikace Konferenčního systému</w:t>
        </w:r>
        <w:r w:rsidR="00F70251">
          <w:rPr>
            <w:noProof/>
            <w:webHidden/>
          </w:rPr>
          <w:tab/>
        </w:r>
        <w:r>
          <w:rPr>
            <w:noProof/>
            <w:webHidden/>
          </w:rPr>
          <w:fldChar w:fldCharType="begin"/>
        </w:r>
        <w:r w:rsidR="00F70251">
          <w:rPr>
            <w:noProof/>
            <w:webHidden/>
          </w:rPr>
          <w:instrText xml:space="preserve"> PAGEREF _Toc356090488 \h </w:instrText>
        </w:r>
        <w:r>
          <w:rPr>
            <w:noProof/>
            <w:webHidden/>
          </w:rPr>
        </w:r>
        <w:r>
          <w:rPr>
            <w:noProof/>
            <w:webHidden/>
          </w:rPr>
          <w:fldChar w:fldCharType="separate"/>
        </w:r>
        <w:r w:rsidR="00016671">
          <w:rPr>
            <w:noProof/>
            <w:webHidden/>
          </w:rPr>
          <w:t>21</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89" w:history="1">
        <w:r w:rsidR="00F70251" w:rsidRPr="00C75C3F">
          <w:rPr>
            <w:rStyle w:val="Hypertextovodkaz"/>
            <w:noProof/>
          </w:rPr>
          <w:t>5.1</w:t>
        </w:r>
        <w:r w:rsidR="00F70251">
          <w:rPr>
            <w:rFonts w:asciiTheme="minorHAnsi" w:eastAsiaTheme="minorEastAsia" w:hAnsiTheme="minorHAnsi" w:cstheme="minorBidi"/>
            <w:noProof/>
            <w:szCs w:val="22"/>
          </w:rPr>
          <w:tab/>
        </w:r>
        <w:r w:rsidR="00F70251" w:rsidRPr="00C75C3F">
          <w:rPr>
            <w:rStyle w:val="Hypertextovodkaz"/>
            <w:noProof/>
          </w:rPr>
          <w:t>Neformální specifikace</w:t>
        </w:r>
        <w:r w:rsidR="00F70251">
          <w:rPr>
            <w:noProof/>
            <w:webHidden/>
          </w:rPr>
          <w:tab/>
        </w:r>
        <w:r>
          <w:rPr>
            <w:noProof/>
            <w:webHidden/>
          </w:rPr>
          <w:fldChar w:fldCharType="begin"/>
        </w:r>
        <w:r w:rsidR="00F70251">
          <w:rPr>
            <w:noProof/>
            <w:webHidden/>
          </w:rPr>
          <w:instrText xml:space="preserve"> PAGEREF _Toc356090489 \h </w:instrText>
        </w:r>
        <w:r>
          <w:rPr>
            <w:noProof/>
            <w:webHidden/>
          </w:rPr>
        </w:r>
        <w:r>
          <w:rPr>
            <w:noProof/>
            <w:webHidden/>
          </w:rPr>
          <w:fldChar w:fldCharType="separate"/>
        </w:r>
        <w:r w:rsidR="00016671">
          <w:rPr>
            <w:noProof/>
            <w:webHidden/>
          </w:rPr>
          <w:t>21</w:t>
        </w:r>
        <w:r>
          <w:rPr>
            <w:noProof/>
            <w:webHidden/>
          </w:rPr>
          <w:fldChar w:fldCharType="end"/>
        </w:r>
      </w:hyperlink>
    </w:p>
    <w:p w:rsidR="00F70251" w:rsidRDefault="00495DA1">
      <w:pPr>
        <w:pStyle w:val="Obsah3"/>
        <w:tabs>
          <w:tab w:val="left" w:pos="1320"/>
          <w:tab w:val="right" w:leader="dot" w:pos="8990"/>
        </w:tabs>
        <w:rPr>
          <w:rFonts w:asciiTheme="minorHAnsi" w:eastAsiaTheme="minorEastAsia" w:hAnsiTheme="minorHAnsi" w:cstheme="minorBidi"/>
          <w:noProof/>
          <w:szCs w:val="22"/>
        </w:rPr>
      </w:pPr>
      <w:hyperlink w:anchor="_Toc356090490" w:history="1">
        <w:r w:rsidR="00F70251" w:rsidRPr="00C75C3F">
          <w:rPr>
            <w:rStyle w:val="Hypertextovodkaz"/>
            <w:noProof/>
          </w:rPr>
          <w:t>5.1.1</w:t>
        </w:r>
        <w:r w:rsidR="00F70251">
          <w:rPr>
            <w:rFonts w:asciiTheme="minorHAnsi" w:eastAsiaTheme="minorEastAsia" w:hAnsiTheme="minorHAnsi" w:cstheme="minorBidi"/>
            <w:noProof/>
            <w:szCs w:val="22"/>
          </w:rPr>
          <w:tab/>
        </w:r>
        <w:r w:rsidR="00F70251" w:rsidRPr="00C75C3F">
          <w:rPr>
            <w:rStyle w:val="Hypertextovodkaz"/>
            <w:noProof/>
          </w:rPr>
          <w:t>Analýza požadavků</w:t>
        </w:r>
        <w:r w:rsidR="00F70251">
          <w:rPr>
            <w:noProof/>
            <w:webHidden/>
          </w:rPr>
          <w:tab/>
        </w:r>
        <w:r>
          <w:rPr>
            <w:noProof/>
            <w:webHidden/>
          </w:rPr>
          <w:fldChar w:fldCharType="begin"/>
        </w:r>
        <w:r w:rsidR="00F70251">
          <w:rPr>
            <w:noProof/>
            <w:webHidden/>
          </w:rPr>
          <w:instrText xml:space="preserve"> PAGEREF _Toc356090490 \h </w:instrText>
        </w:r>
        <w:r>
          <w:rPr>
            <w:noProof/>
            <w:webHidden/>
          </w:rPr>
        </w:r>
        <w:r>
          <w:rPr>
            <w:noProof/>
            <w:webHidden/>
          </w:rPr>
          <w:fldChar w:fldCharType="separate"/>
        </w:r>
        <w:r w:rsidR="00016671">
          <w:rPr>
            <w:noProof/>
            <w:webHidden/>
          </w:rPr>
          <w:t>21</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491" w:history="1">
        <w:r w:rsidR="00F70251" w:rsidRPr="00C75C3F">
          <w:rPr>
            <w:rStyle w:val="Hypertextovodkaz"/>
            <w:noProof/>
          </w:rPr>
          <w:t>6.</w:t>
        </w:r>
        <w:r w:rsidR="00F70251">
          <w:rPr>
            <w:rFonts w:asciiTheme="minorHAnsi" w:eastAsiaTheme="minorEastAsia" w:hAnsiTheme="minorHAnsi" w:cstheme="minorBidi"/>
            <w:noProof/>
            <w:szCs w:val="22"/>
          </w:rPr>
          <w:tab/>
        </w:r>
        <w:r w:rsidR="00F70251" w:rsidRPr="00C75C3F">
          <w:rPr>
            <w:rStyle w:val="Hypertextovodkaz"/>
            <w:noProof/>
          </w:rPr>
          <w:t>Realizace modelu konferenčního systému</w:t>
        </w:r>
        <w:r w:rsidR="00F70251">
          <w:rPr>
            <w:noProof/>
            <w:webHidden/>
          </w:rPr>
          <w:tab/>
        </w:r>
        <w:r>
          <w:rPr>
            <w:noProof/>
            <w:webHidden/>
          </w:rPr>
          <w:fldChar w:fldCharType="begin"/>
        </w:r>
        <w:r w:rsidR="00F70251">
          <w:rPr>
            <w:noProof/>
            <w:webHidden/>
          </w:rPr>
          <w:instrText xml:space="preserve"> PAGEREF _Toc356090491 \h </w:instrText>
        </w:r>
        <w:r>
          <w:rPr>
            <w:noProof/>
            <w:webHidden/>
          </w:rPr>
        </w:r>
        <w:r>
          <w:rPr>
            <w:noProof/>
            <w:webHidden/>
          </w:rPr>
          <w:fldChar w:fldCharType="separate"/>
        </w:r>
        <w:r w:rsidR="00016671">
          <w:rPr>
            <w:noProof/>
            <w:webHidden/>
          </w:rPr>
          <w:t>24</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92" w:history="1">
        <w:r w:rsidR="00F70251" w:rsidRPr="00C75C3F">
          <w:rPr>
            <w:rStyle w:val="Hypertextovodkaz"/>
            <w:noProof/>
          </w:rPr>
          <w:t>6.1</w:t>
        </w:r>
        <w:r w:rsidR="00F70251">
          <w:rPr>
            <w:rFonts w:asciiTheme="minorHAnsi" w:eastAsiaTheme="minorEastAsia" w:hAnsiTheme="minorHAnsi" w:cstheme="minorBidi"/>
            <w:noProof/>
            <w:szCs w:val="22"/>
          </w:rPr>
          <w:tab/>
        </w:r>
        <w:r w:rsidR="00F70251" w:rsidRPr="00C75C3F">
          <w:rPr>
            <w:rStyle w:val="Hypertextovodkaz"/>
            <w:noProof/>
          </w:rPr>
          <w:t>Návrh tříd</w:t>
        </w:r>
        <w:r w:rsidR="00F70251">
          <w:rPr>
            <w:noProof/>
            <w:webHidden/>
          </w:rPr>
          <w:tab/>
        </w:r>
        <w:r>
          <w:rPr>
            <w:noProof/>
            <w:webHidden/>
          </w:rPr>
          <w:fldChar w:fldCharType="begin"/>
        </w:r>
        <w:r w:rsidR="00F70251">
          <w:rPr>
            <w:noProof/>
            <w:webHidden/>
          </w:rPr>
          <w:instrText xml:space="preserve"> PAGEREF _Toc356090492 \h </w:instrText>
        </w:r>
        <w:r>
          <w:rPr>
            <w:noProof/>
            <w:webHidden/>
          </w:rPr>
        </w:r>
        <w:r>
          <w:rPr>
            <w:noProof/>
            <w:webHidden/>
          </w:rPr>
          <w:fldChar w:fldCharType="separate"/>
        </w:r>
        <w:r w:rsidR="00016671">
          <w:rPr>
            <w:noProof/>
            <w:webHidden/>
          </w:rPr>
          <w:t>24</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493" w:history="1">
        <w:r w:rsidR="00F70251" w:rsidRPr="00C75C3F">
          <w:rPr>
            <w:rStyle w:val="Hypertextovodkaz"/>
            <w:noProof/>
          </w:rPr>
          <w:t>6.2</w:t>
        </w:r>
        <w:r w:rsidR="00F70251">
          <w:rPr>
            <w:rFonts w:asciiTheme="minorHAnsi" w:eastAsiaTheme="minorEastAsia" w:hAnsiTheme="minorHAnsi" w:cstheme="minorBidi"/>
            <w:noProof/>
            <w:szCs w:val="22"/>
          </w:rPr>
          <w:tab/>
        </w:r>
        <w:r w:rsidR="00F70251" w:rsidRPr="00C75C3F">
          <w:rPr>
            <w:rStyle w:val="Hypertextovodkaz"/>
            <w:noProof/>
          </w:rPr>
          <w:t>Konverze diagramu tříd do objektově orientovaných Petriho sítí</w:t>
        </w:r>
        <w:r w:rsidR="00F70251">
          <w:rPr>
            <w:noProof/>
            <w:webHidden/>
          </w:rPr>
          <w:tab/>
        </w:r>
        <w:r>
          <w:rPr>
            <w:noProof/>
            <w:webHidden/>
          </w:rPr>
          <w:fldChar w:fldCharType="begin"/>
        </w:r>
        <w:r w:rsidR="00F70251">
          <w:rPr>
            <w:noProof/>
            <w:webHidden/>
          </w:rPr>
          <w:instrText xml:space="preserve"> PAGEREF _Toc356090493 \h </w:instrText>
        </w:r>
        <w:r>
          <w:rPr>
            <w:noProof/>
            <w:webHidden/>
          </w:rPr>
        </w:r>
        <w:r>
          <w:rPr>
            <w:noProof/>
            <w:webHidden/>
          </w:rPr>
          <w:fldChar w:fldCharType="separate"/>
        </w:r>
        <w:r w:rsidR="00016671">
          <w:rPr>
            <w:noProof/>
            <w:webHidden/>
          </w:rPr>
          <w:t>25</w:t>
        </w:r>
        <w:r>
          <w:rPr>
            <w:noProof/>
            <w:webHidden/>
          </w:rPr>
          <w:fldChar w:fldCharType="end"/>
        </w:r>
      </w:hyperlink>
    </w:p>
    <w:p w:rsidR="00F70251" w:rsidRDefault="00495DA1">
      <w:pPr>
        <w:pStyle w:val="Obsah3"/>
        <w:tabs>
          <w:tab w:val="left" w:pos="1320"/>
          <w:tab w:val="right" w:leader="dot" w:pos="8990"/>
        </w:tabs>
        <w:rPr>
          <w:rFonts w:asciiTheme="minorHAnsi" w:eastAsiaTheme="minorEastAsia" w:hAnsiTheme="minorHAnsi" w:cstheme="minorBidi"/>
          <w:noProof/>
          <w:szCs w:val="22"/>
        </w:rPr>
      </w:pPr>
      <w:hyperlink w:anchor="_Toc356090494" w:history="1">
        <w:r w:rsidR="00F70251" w:rsidRPr="00C75C3F">
          <w:rPr>
            <w:rStyle w:val="Hypertextovodkaz"/>
            <w:noProof/>
          </w:rPr>
          <w:t>6.2.1</w:t>
        </w:r>
        <w:r w:rsidR="00F70251">
          <w:rPr>
            <w:rFonts w:asciiTheme="minorHAnsi" w:eastAsiaTheme="minorEastAsia" w:hAnsiTheme="minorHAnsi" w:cstheme="minorBidi"/>
            <w:noProof/>
            <w:szCs w:val="22"/>
          </w:rPr>
          <w:tab/>
        </w:r>
        <w:r w:rsidR="00F70251" w:rsidRPr="00C75C3F">
          <w:rPr>
            <w:rStyle w:val="Hypertextovodkaz"/>
            <w:noProof/>
          </w:rPr>
          <w:t>Conference</w:t>
        </w:r>
        <w:r w:rsidR="00F70251">
          <w:rPr>
            <w:noProof/>
            <w:webHidden/>
          </w:rPr>
          <w:tab/>
        </w:r>
        <w:r>
          <w:rPr>
            <w:noProof/>
            <w:webHidden/>
          </w:rPr>
          <w:fldChar w:fldCharType="begin"/>
        </w:r>
        <w:r w:rsidR="00F70251">
          <w:rPr>
            <w:noProof/>
            <w:webHidden/>
          </w:rPr>
          <w:instrText xml:space="preserve"> PAGEREF _Toc356090494 \h </w:instrText>
        </w:r>
        <w:r>
          <w:rPr>
            <w:noProof/>
            <w:webHidden/>
          </w:rPr>
        </w:r>
        <w:r>
          <w:rPr>
            <w:noProof/>
            <w:webHidden/>
          </w:rPr>
          <w:fldChar w:fldCharType="separate"/>
        </w:r>
        <w:r w:rsidR="00016671">
          <w:rPr>
            <w:noProof/>
            <w:webHidden/>
          </w:rPr>
          <w:t>25</w:t>
        </w:r>
        <w:r>
          <w:rPr>
            <w:noProof/>
            <w:webHidden/>
          </w:rPr>
          <w:fldChar w:fldCharType="end"/>
        </w:r>
      </w:hyperlink>
    </w:p>
    <w:p w:rsidR="00F70251" w:rsidRDefault="00495DA1">
      <w:pPr>
        <w:pStyle w:val="Obsah3"/>
        <w:tabs>
          <w:tab w:val="left" w:pos="1320"/>
          <w:tab w:val="right" w:leader="dot" w:pos="8990"/>
        </w:tabs>
        <w:rPr>
          <w:rFonts w:asciiTheme="minorHAnsi" w:eastAsiaTheme="minorEastAsia" w:hAnsiTheme="minorHAnsi" w:cstheme="minorBidi"/>
          <w:noProof/>
          <w:szCs w:val="22"/>
        </w:rPr>
      </w:pPr>
      <w:hyperlink w:anchor="_Toc356090495" w:history="1">
        <w:r w:rsidR="00F70251" w:rsidRPr="00C75C3F">
          <w:rPr>
            <w:rStyle w:val="Hypertextovodkaz"/>
            <w:noProof/>
          </w:rPr>
          <w:t>6.2.2</w:t>
        </w:r>
        <w:r w:rsidR="00F70251">
          <w:rPr>
            <w:rFonts w:asciiTheme="minorHAnsi" w:eastAsiaTheme="minorEastAsia" w:hAnsiTheme="minorHAnsi" w:cstheme="minorBidi"/>
            <w:noProof/>
            <w:szCs w:val="22"/>
          </w:rPr>
          <w:tab/>
        </w:r>
        <w:r w:rsidR="00F70251" w:rsidRPr="00C75C3F">
          <w:rPr>
            <w:rStyle w:val="Hypertextovodkaz"/>
            <w:noProof/>
          </w:rPr>
          <w:t>Location</w:t>
        </w:r>
        <w:r w:rsidR="00F70251">
          <w:rPr>
            <w:noProof/>
            <w:webHidden/>
          </w:rPr>
          <w:tab/>
        </w:r>
        <w:r>
          <w:rPr>
            <w:noProof/>
            <w:webHidden/>
          </w:rPr>
          <w:fldChar w:fldCharType="begin"/>
        </w:r>
        <w:r w:rsidR="00F70251">
          <w:rPr>
            <w:noProof/>
            <w:webHidden/>
          </w:rPr>
          <w:instrText xml:space="preserve"> PAGEREF _Toc356090495 \h </w:instrText>
        </w:r>
        <w:r>
          <w:rPr>
            <w:noProof/>
            <w:webHidden/>
          </w:rPr>
        </w:r>
        <w:r>
          <w:rPr>
            <w:noProof/>
            <w:webHidden/>
          </w:rPr>
          <w:fldChar w:fldCharType="separate"/>
        </w:r>
        <w:r w:rsidR="00016671">
          <w:rPr>
            <w:noProof/>
            <w:webHidden/>
          </w:rPr>
          <w:t>25</w:t>
        </w:r>
        <w:r>
          <w:rPr>
            <w:noProof/>
            <w:webHidden/>
          </w:rPr>
          <w:fldChar w:fldCharType="end"/>
        </w:r>
      </w:hyperlink>
    </w:p>
    <w:p w:rsidR="00F70251" w:rsidRDefault="00495DA1">
      <w:pPr>
        <w:pStyle w:val="Obsah3"/>
        <w:tabs>
          <w:tab w:val="left" w:pos="1320"/>
          <w:tab w:val="right" w:leader="dot" w:pos="8990"/>
        </w:tabs>
        <w:rPr>
          <w:rFonts w:asciiTheme="minorHAnsi" w:eastAsiaTheme="minorEastAsia" w:hAnsiTheme="minorHAnsi" w:cstheme="minorBidi"/>
          <w:noProof/>
          <w:szCs w:val="22"/>
        </w:rPr>
      </w:pPr>
      <w:hyperlink w:anchor="_Toc356090496" w:history="1">
        <w:r w:rsidR="00F70251" w:rsidRPr="00C75C3F">
          <w:rPr>
            <w:rStyle w:val="Hypertextovodkaz"/>
            <w:noProof/>
          </w:rPr>
          <w:t>6.2.3</w:t>
        </w:r>
        <w:r w:rsidR="00F70251">
          <w:rPr>
            <w:rFonts w:asciiTheme="minorHAnsi" w:eastAsiaTheme="minorEastAsia" w:hAnsiTheme="minorHAnsi" w:cstheme="minorBidi"/>
            <w:noProof/>
            <w:szCs w:val="22"/>
          </w:rPr>
          <w:tab/>
        </w:r>
        <w:r w:rsidR="00F70251" w:rsidRPr="00C75C3F">
          <w:rPr>
            <w:rStyle w:val="Hypertextovodkaz"/>
            <w:noProof/>
          </w:rPr>
          <w:t>Member</w:t>
        </w:r>
        <w:r w:rsidR="00F70251">
          <w:rPr>
            <w:noProof/>
            <w:webHidden/>
          </w:rPr>
          <w:tab/>
        </w:r>
        <w:r>
          <w:rPr>
            <w:noProof/>
            <w:webHidden/>
          </w:rPr>
          <w:fldChar w:fldCharType="begin"/>
        </w:r>
        <w:r w:rsidR="00F70251">
          <w:rPr>
            <w:noProof/>
            <w:webHidden/>
          </w:rPr>
          <w:instrText xml:space="preserve"> PAGEREF _Toc356090496 \h </w:instrText>
        </w:r>
        <w:r>
          <w:rPr>
            <w:noProof/>
            <w:webHidden/>
          </w:rPr>
        </w:r>
        <w:r>
          <w:rPr>
            <w:noProof/>
            <w:webHidden/>
          </w:rPr>
          <w:fldChar w:fldCharType="separate"/>
        </w:r>
        <w:r w:rsidR="00016671">
          <w:rPr>
            <w:noProof/>
            <w:webHidden/>
          </w:rPr>
          <w:t>26</w:t>
        </w:r>
        <w:r>
          <w:rPr>
            <w:noProof/>
            <w:webHidden/>
          </w:rPr>
          <w:fldChar w:fldCharType="end"/>
        </w:r>
      </w:hyperlink>
    </w:p>
    <w:p w:rsidR="00F70251" w:rsidRDefault="00495DA1">
      <w:pPr>
        <w:pStyle w:val="Obsah3"/>
        <w:tabs>
          <w:tab w:val="left" w:pos="1320"/>
          <w:tab w:val="right" w:leader="dot" w:pos="8990"/>
        </w:tabs>
        <w:rPr>
          <w:rFonts w:asciiTheme="minorHAnsi" w:eastAsiaTheme="minorEastAsia" w:hAnsiTheme="minorHAnsi" w:cstheme="minorBidi"/>
          <w:noProof/>
          <w:szCs w:val="22"/>
        </w:rPr>
      </w:pPr>
      <w:hyperlink w:anchor="_Toc356090497" w:history="1">
        <w:r w:rsidR="00F70251" w:rsidRPr="00C75C3F">
          <w:rPr>
            <w:rStyle w:val="Hypertextovodkaz"/>
            <w:noProof/>
          </w:rPr>
          <w:t>6.2.4</w:t>
        </w:r>
        <w:r w:rsidR="00F70251">
          <w:rPr>
            <w:rFonts w:asciiTheme="minorHAnsi" w:eastAsiaTheme="minorEastAsia" w:hAnsiTheme="minorHAnsi" w:cstheme="minorBidi"/>
            <w:noProof/>
            <w:szCs w:val="22"/>
          </w:rPr>
          <w:tab/>
        </w:r>
        <w:r w:rsidR="00F70251" w:rsidRPr="00C75C3F">
          <w:rPr>
            <w:rStyle w:val="Hypertextovodkaz"/>
            <w:noProof/>
          </w:rPr>
          <w:t>Paper</w:t>
        </w:r>
        <w:r w:rsidR="00F70251">
          <w:rPr>
            <w:noProof/>
            <w:webHidden/>
          </w:rPr>
          <w:tab/>
        </w:r>
        <w:r>
          <w:rPr>
            <w:noProof/>
            <w:webHidden/>
          </w:rPr>
          <w:fldChar w:fldCharType="begin"/>
        </w:r>
        <w:r w:rsidR="00F70251">
          <w:rPr>
            <w:noProof/>
            <w:webHidden/>
          </w:rPr>
          <w:instrText xml:space="preserve"> PAGEREF _Toc356090497 \h </w:instrText>
        </w:r>
        <w:r>
          <w:rPr>
            <w:noProof/>
            <w:webHidden/>
          </w:rPr>
        </w:r>
        <w:r>
          <w:rPr>
            <w:noProof/>
            <w:webHidden/>
          </w:rPr>
          <w:fldChar w:fldCharType="separate"/>
        </w:r>
        <w:r w:rsidR="00016671">
          <w:rPr>
            <w:noProof/>
            <w:webHidden/>
          </w:rPr>
          <w:t>26</w:t>
        </w:r>
        <w:r>
          <w:rPr>
            <w:noProof/>
            <w:webHidden/>
          </w:rPr>
          <w:fldChar w:fldCharType="end"/>
        </w:r>
      </w:hyperlink>
    </w:p>
    <w:p w:rsidR="00F70251" w:rsidRDefault="00495DA1">
      <w:pPr>
        <w:pStyle w:val="Obsah3"/>
        <w:tabs>
          <w:tab w:val="left" w:pos="1320"/>
          <w:tab w:val="right" w:leader="dot" w:pos="8990"/>
        </w:tabs>
        <w:rPr>
          <w:rFonts w:asciiTheme="minorHAnsi" w:eastAsiaTheme="minorEastAsia" w:hAnsiTheme="minorHAnsi" w:cstheme="minorBidi"/>
          <w:noProof/>
          <w:szCs w:val="22"/>
        </w:rPr>
      </w:pPr>
      <w:hyperlink w:anchor="_Toc356090498" w:history="1">
        <w:r w:rsidR="00F70251" w:rsidRPr="00C75C3F">
          <w:rPr>
            <w:rStyle w:val="Hypertextovodkaz"/>
            <w:noProof/>
          </w:rPr>
          <w:t>6.2.5</w:t>
        </w:r>
        <w:r w:rsidR="00F70251">
          <w:rPr>
            <w:rFonts w:asciiTheme="minorHAnsi" w:eastAsiaTheme="minorEastAsia" w:hAnsiTheme="minorHAnsi" w:cstheme="minorBidi"/>
            <w:noProof/>
            <w:szCs w:val="22"/>
          </w:rPr>
          <w:tab/>
        </w:r>
        <w:r w:rsidR="00F70251" w:rsidRPr="00C75C3F">
          <w:rPr>
            <w:rStyle w:val="Hypertextovodkaz"/>
            <w:noProof/>
          </w:rPr>
          <w:t>Review</w:t>
        </w:r>
        <w:r w:rsidR="00F70251">
          <w:rPr>
            <w:noProof/>
            <w:webHidden/>
          </w:rPr>
          <w:tab/>
        </w:r>
        <w:r>
          <w:rPr>
            <w:noProof/>
            <w:webHidden/>
          </w:rPr>
          <w:fldChar w:fldCharType="begin"/>
        </w:r>
        <w:r w:rsidR="00F70251">
          <w:rPr>
            <w:noProof/>
            <w:webHidden/>
          </w:rPr>
          <w:instrText xml:space="preserve"> PAGEREF _Toc356090498 \h </w:instrText>
        </w:r>
        <w:r>
          <w:rPr>
            <w:noProof/>
            <w:webHidden/>
          </w:rPr>
        </w:r>
        <w:r>
          <w:rPr>
            <w:noProof/>
            <w:webHidden/>
          </w:rPr>
          <w:fldChar w:fldCharType="separate"/>
        </w:r>
        <w:r w:rsidR="00016671">
          <w:rPr>
            <w:noProof/>
            <w:webHidden/>
          </w:rPr>
          <w:t>26</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499" w:history="1">
        <w:r w:rsidR="00F70251" w:rsidRPr="00C75C3F">
          <w:rPr>
            <w:rStyle w:val="Hypertextovodkaz"/>
            <w:noProof/>
          </w:rPr>
          <w:t>7.</w:t>
        </w:r>
        <w:r w:rsidR="00F70251">
          <w:rPr>
            <w:rFonts w:asciiTheme="minorHAnsi" w:eastAsiaTheme="minorEastAsia" w:hAnsiTheme="minorHAnsi" w:cstheme="minorBidi"/>
            <w:noProof/>
            <w:szCs w:val="22"/>
          </w:rPr>
          <w:tab/>
        </w:r>
        <w:r w:rsidR="00F70251" w:rsidRPr="00C75C3F">
          <w:rPr>
            <w:rStyle w:val="Hypertextovodkaz"/>
            <w:noProof/>
          </w:rPr>
          <w:t>Testování/simulace</w:t>
        </w:r>
        <w:r w:rsidR="00F70251">
          <w:rPr>
            <w:noProof/>
            <w:webHidden/>
          </w:rPr>
          <w:tab/>
        </w:r>
        <w:r>
          <w:rPr>
            <w:noProof/>
            <w:webHidden/>
          </w:rPr>
          <w:fldChar w:fldCharType="begin"/>
        </w:r>
        <w:r w:rsidR="00F70251">
          <w:rPr>
            <w:noProof/>
            <w:webHidden/>
          </w:rPr>
          <w:instrText xml:space="preserve"> PAGEREF _Toc356090499 \h </w:instrText>
        </w:r>
        <w:r>
          <w:rPr>
            <w:noProof/>
            <w:webHidden/>
          </w:rPr>
        </w:r>
        <w:r>
          <w:rPr>
            <w:noProof/>
            <w:webHidden/>
          </w:rPr>
          <w:fldChar w:fldCharType="separate"/>
        </w:r>
        <w:r w:rsidR="00016671">
          <w:rPr>
            <w:noProof/>
            <w:webHidden/>
          </w:rPr>
          <w:t>27</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500" w:history="1">
        <w:r w:rsidR="00F70251" w:rsidRPr="00C75C3F">
          <w:rPr>
            <w:rStyle w:val="Hypertextovodkaz"/>
            <w:noProof/>
          </w:rPr>
          <w:t>7.1</w:t>
        </w:r>
        <w:r w:rsidR="00F70251">
          <w:rPr>
            <w:rFonts w:asciiTheme="minorHAnsi" w:eastAsiaTheme="minorEastAsia" w:hAnsiTheme="minorHAnsi" w:cstheme="minorBidi"/>
            <w:noProof/>
            <w:szCs w:val="22"/>
          </w:rPr>
          <w:tab/>
        </w:r>
        <w:r w:rsidR="00F70251" w:rsidRPr="00C75C3F">
          <w:rPr>
            <w:rStyle w:val="Hypertextovodkaz"/>
            <w:noProof/>
          </w:rPr>
          <w:t>Návrh testů</w:t>
        </w:r>
        <w:r w:rsidR="00F70251">
          <w:rPr>
            <w:noProof/>
            <w:webHidden/>
          </w:rPr>
          <w:tab/>
        </w:r>
        <w:r>
          <w:rPr>
            <w:noProof/>
            <w:webHidden/>
          </w:rPr>
          <w:fldChar w:fldCharType="begin"/>
        </w:r>
        <w:r w:rsidR="00F70251">
          <w:rPr>
            <w:noProof/>
            <w:webHidden/>
          </w:rPr>
          <w:instrText xml:space="preserve"> PAGEREF _Toc356090500 \h </w:instrText>
        </w:r>
        <w:r>
          <w:rPr>
            <w:noProof/>
            <w:webHidden/>
          </w:rPr>
        </w:r>
        <w:r>
          <w:rPr>
            <w:noProof/>
            <w:webHidden/>
          </w:rPr>
          <w:fldChar w:fldCharType="separate"/>
        </w:r>
        <w:r w:rsidR="00016671">
          <w:rPr>
            <w:noProof/>
            <w:webHidden/>
          </w:rPr>
          <w:t>27</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501" w:history="1">
        <w:r w:rsidR="00F70251" w:rsidRPr="00C75C3F">
          <w:rPr>
            <w:rStyle w:val="Hypertextovodkaz"/>
            <w:noProof/>
          </w:rPr>
          <w:t>7.2</w:t>
        </w:r>
        <w:r w:rsidR="00F70251">
          <w:rPr>
            <w:rFonts w:asciiTheme="minorHAnsi" w:eastAsiaTheme="minorEastAsia" w:hAnsiTheme="minorHAnsi" w:cstheme="minorBidi"/>
            <w:noProof/>
            <w:szCs w:val="22"/>
          </w:rPr>
          <w:tab/>
        </w:r>
        <w:r w:rsidR="00F70251" w:rsidRPr="00C75C3F">
          <w:rPr>
            <w:rStyle w:val="Hypertextovodkaz"/>
            <w:noProof/>
          </w:rPr>
          <w:t>Výsledky testů</w:t>
        </w:r>
        <w:r w:rsidR="00F70251">
          <w:rPr>
            <w:noProof/>
            <w:webHidden/>
          </w:rPr>
          <w:tab/>
        </w:r>
        <w:r>
          <w:rPr>
            <w:noProof/>
            <w:webHidden/>
          </w:rPr>
          <w:fldChar w:fldCharType="begin"/>
        </w:r>
        <w:r w:rsidR="00F70251">
          <w:rPr>
            <w:noProof/>
            <w:webHidden/>
          </w:rPr>
          <w:instrText xml:space="preserve"> PAGEREF _Toc356090501 \h </w:instrText>
        </w:r>
        <w:r>
          <w:rPr>
            <w:noProof/>
            <w:webHidden/>
          </w:rPr>
        </w:r>
        <w:r>
          <w:rPr>
            <w:noProof/>
            <w:webHidden/>
          </w:rPr>
          <w:fldChar w:fldCharType="separate"/>
        </w:r>
        <w:r w:rsidR="00016671">
          <w:rPr>
            <w:noProof/>
            <w:webHidden/>
          </w:rPr>
          <w:t>27</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502" w:history="1">
        <w:r w:rsidR="00F70251" w:rsidRPr="00C75C3F">
          <w:rPr>
            <w:rStyle w:val="Hypertextovodkaz"/>
            <w:noProof/>
          </w:rPr>
          <w:t>8.</w:t>
        </w:r>
        <w:r w:rsidR="00F70251">
          <w:rPr>
            <w:rFonts w:asciiTheme="minorHAnsi" w:eastAsiaTheme="minorEastAsia" w:hAnsiTheme="minorHAnsi" w:cstheme="minorBidi"/>
            <w:noProof/>
            <w:szCs w:val="22"/>
          </w:rPr>
          <w:tab/>
        </w:r>
        <w:r w:rsidR="00F70251" w:rsidRPr="00C75C3F">
          <w:rPr>
            <w:rStyle w:val="Hypertextovodkaz"/>
            <w:noProof/>
          </w:rPr>
          <w:t>Napojení uživatelského rozhraní</w:t>
        </w:r>
        <w:r w:rsidR="00F70251">
          <w:rPr>
            <w:noProof/>
            <w:webHidden/>
          </w:rPr>
          <w:tab/>
        </w:r>
        <w:r>
          <w:rPr>
            <w:noProof/>
            <w:webHidden/>
          </w:rPr>
          <w:fldChar w:fldCharType="begin"/>
        </w:r>
        <w:r w:rsidR="00F70251">
          <w:rPr>
            <w:noProof/>
            <w:webHidden/>
          </w:rPr>
          <w:instrText xml:space="preserve"> PAGEREF _Toc356090502 \h </w:instrText>
        </w:r>
        <w:r>
          <w:rPr>
            <w:noProof/>
            <w:webHidden/>
          </w:rPr>
        </w:r>
        <w:r>
          <w:rPr>
            <w:noProof/>
            <w:webHidden/>
          </w:rPr>
          <w:fldChar w:fldCharType="separate"/>
        </w:r>
        <w:r w:rsidR="00016671">
          <w:rPr>
            <w:noProof/>
            <w:webHidden/>
          </w:rPr>
          <w:t>28</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503" w:history="1">
        <w:r w:rsidR="00F70251" w:rsidRPr="00C75C3F">
          <w:rPr>
            <w:rStyle w:val="Hypertextovodkaz"/>
            <w:noProof/>
          </w:rPr>
          <w:t>8.1</w:t>
        </w:r>
        <w:r w:rsidR="00F70251">
          <w:rPr>
            <w:rFonts w:asciiTheme="minorHAnsi" w:eastAsiaTheme="minorEastAsia" w:hAnsiTheme="minorHAnsi" w:cstheme="minorBidi"/>
            <w:noProof/>
            <w:szCs w:val="22"/>
          </w:rPr>
          <w:tab/>
        </w:r>
        <w:r w:rsidR="00F70251" w:rsidRPr="00C75C3F">
          <w:rPr>
            <w:rStyle w:val="Hypertextovodkaz"/>
            <w:noProof/>
          </w:rPr>
          <w:t>Obslužné sítě</w:t>
        </w:r>
        <w:r w:rsidR="00F70251">
          <w:rPr>
            <w:noProof/>
            <w:webHidden/>
          </w:rPr>
          <w:tab/>
        </w:r>
        <w:r>
          <w:rPr>
            <w:noProof/>
            <w:webHidden/>
          </w:rPr>
          <w:fldChar w:fldCharType="begin"/>
        </w:r>
        <w:r w:rsidR="00F70251">
          <w:rPr>
            <w:noProof/>
            <w:webHidden/>
          </w:rPr>
          <w:instrText xml:space="preserve"> PAGEREF _Toc356090503 \h </w:instrText>
        </w:r>
        <w:r>
          <w:rPr>
            <w:noProof/>
            <w:webHidden/>
          </w:rPr>
        </w:r>
        <w:r>
          <w:rPr>
            <w:noProof/>
            <w:webHidden/>
          </w:rPr>
          <w:fldChar w:fldCharType="separate"/>
        </w:r>
        <w:r w:rsidR="00016671">
          <w:rPr>
            <w:noProof/>
            <w:webHidden/>
          </w:rPr>
          <w:t>28</w:t>
        </w:r>
        <w:r>
          <w:rPr>
            <w:noProof/>
            <w:webHidden/>
          </w:rPr>
          <w:fldChar w:fldCharType="end"/>
        </w:r>
      </w:hyperlink>
    </w:p>
    <w:p w:rsidR="00F70251" w:rsidRDefault="00495DA1">
      <w:pPr>
        <w:pStyle w:val="Obsah2"/>
        <w:tabs>
          <w:tab w:val="left" w:pos="880"/>
          <w:tab w:val="right" w:leader="dot" w:pos="8990"/>
        </w:tabs>
        <w:rPr>
          <w:rFonts w:asciiTheme="minorHAnsi" w:eastAsiaTheme="minorEastAsia" w:hAnsiTheme="minorHAnsi" w:cstheme="minorBidi"/>
          <w:noProof/>
          <w:szCs w:val="22"/>
        </w:rPr>
      </w:pPr>
      <w:hyperlink w:anchor="_Toc356090504" w:history="1">
        <w:r w:rsidR="00F70251" w:rsidRPr="00C75C3F">
          <w:rPr>
            <w:rStyle w:val="Hypertextovodkaz"/>
            <w:noProof/>
          </w:rPr>
          <w:t>8.2</w:t>
        </w:r>
        <w:r w:rsidR="00F70251">
          <w:rPr>
            <w:rFonts w:asciiTheme="minorHAnsi" w:eastAsiaTheme="minorEastAsia" w:hAnsiTheme="minorHAnsi" w:cstheme="minorBidi"/>
            <w:noProof/>
            <w:szCs w:val="22"/>
          </w:rPr>
          <w:tab/>
        </w:r>
        <w:r w:rsidR="00F70251" w:rsidRPr="00C75C3F">
          <w:rPr>
            <w:rStyle w:val="Hypertextovodkaz"/>
            <w:noProof/>
          </w:rPr>
          <w:t>Uživatelské rozhraní</w:t>
        </w:r>
        <w:r w:rsidR="00F70251">
          <w:rPr>
            <w:noProof/>
            <w:webHidden/>
          </w:rPr>
          <w:tab/>
        </w:r>
        <w:r>
          <w:rPr>
            <w:noProof/>
            <w:webHidden/>
          </w:rPr>
          <w:fldChar w:fldCharType="begin"/>
        </w:r>
        <w:r w:rsidR="00F70251">
          <w:rPr>
            <w:noProof/>
            <w:webHidden/>
          </w:rPr>
          <w:instrText xml:space="preserve"> PAGEREF _Toc356090504 \h </w:instrText>
        </w:r>
        <w:r>
          <w:rPr>
            <w:noProof/>
            <w:webHidden/>
          </w:rPr>
        </w:r>
        <w:r>
          <w:rPr>
            <w:noProof/>
            <w:webHidden/>
          </w:rPr>
          <w:fldChar w:fldCharType="separate"/>
        </w:r>
        <w:r w:rsidR="00016671">
          <w:rPr>
            <w:noProof/>
            <w:webHidden/>
          </w:rPr>
          <w:t>28</w:t>
        </w:r>
        <w:r>
          <w:rPr>
            <w:noProof/>
            <w:webHidden/>
          </w:rPr>
          <w:fldChar w:fldCharType="end"/>
        </w:r>
      </w:hyperlink>
    </w:p>
    <w:p w:rsidR="00F70251" w:rsidRDefault="00495DA1">
      <w:pPr>
        <w:pStyle w:val="Obsah1"/>
        <w:tabs>
          <w:tab w:val="left" w:pos="480"/>
          <w:tab w:val="right" w:leader="dot" w:pos="8990"/>
        </w:tabs>
        <w:rPr>
          <w:rFonts w:asciiTheme="minorHAnsi" w:eastAsiaTheme="minorEastAsia" w:hAnsiTheme="minorHAnsi" w:cstheme="minorBidi"/>
          <w:noProof/>
          <w:szCs w:val="22"/>
        </w:rPr>
      </w:pPr>
      <w:hyperlink w:anchor="_Toc356090505" w:history="1">
        <w:r w:rsidR="00F70251" w:rsidRPr="00C75C3F">
          <w:rPr>
            <w:rStyle w:val="Hypertextovodkaz"/>
            <w:noProof/>
          </w:rPr>
          <w:t>9.</w:t>
        </w:r>
        <w:r w:rsidR="00F70251">
          <w:rPr>
            <w:rFonts w:asciiTheme="minorHAnsi" w:eastAsiaTheme="minorEastAsia" w:hAnsiTheme="minorHAnsi" w:cstheme="minorBidi"/>
            <w:noProof/>
            <w:szCs w:val="22"/>
          </w:rPr>
          <w:tab/>
        </w:r>
        <w:r w:rsidR="00F70251" w:rsidRPr="00C75C3F">
          <w:rPr>
            <w:rStyle w:val="Hypertextovodkaz"/>
            <w:noProof/>
          </w:rPr>
          <w:t>Závěr</w:t>
        </w:r>
        <w:r w:rsidR="00F70251">
          <w:rPr>
            <w:noProof/>
            <w:webHidden/>
          </w:rPr>
          <w:tab/>
        </w:r>
        <w:r>
          <w:rPr>
            <w:noProof/>
            <w:webHidden/>
          </w:rPr>
          <w:fldChar w:fldCharType="begin"/>
        </w:r>
        <w:r w:rsidR="00F70251">
          <w:rPr>
            <w:noProof/>
            <w:webHidden/>
          </w:rPr>
          <w:instrText xml:space="preserve"> PAGEREF _Toc356090505 \h </w:instrText>
        </w:r>
        <w:r>
          <w:rPr>
            <w:noProof/>
            <w:webHidden/>
          </w:rPr>
        </w:r>
        <w:r>
          <w:rPr>
            <w:noProof/>
            <w:webHidden/>
          </w:rPr>
          <w:fldChar w:fldCharType="separate"/>
        </w:r>
        <w:r w:rsidR="00016671">
          <w:rPr>
            <w:noProof/>
            <w:webHidden/>
          </w:rPr>
          <w:t>29</w:t>
        </w:r>
        <w:r>
          <w:rPr>
            <w:noProof/>
            <w:webHidden/>
          </w:rPr>
          <w:fldChar w:fldCharType="end"/>
        </w:r>
      </w:hyperlink>
    </w:p>
    <w:p w:rsidR="00F70251" w:rsidRDefault="00495DA1">
      <w:pPr>
        <w:pStyle w:val="Obsah1"/>
        <w:tabs>
          <w:tab w:val="right" w:leader="dot" w:pos="8990"/>
        </w:tabs>
        <w:rPr>
          <w:rFonts w:asciiTheme="minorHAnsi" w:eastAsiaTheme="minorEastAsia" w:hAnsiTheme="minorHAnsi" w:cstheme="minorBidi"/>
          <w:noProof/>
          <w:szCs w:val="22"/>
        </w:rPr>
      </w:pPr>
      <w:hyperlink w:anchor="_Toc356090506" w:history="1">
        <w:r w:rsidR="00F70251" w:rsidRPr="00C75C3F">
          <w:rPr>
            <w:rStyle w:val="Hypertextovodkaz"/>
            <w:noProof/>
          </w:rPr>
          <w:t>Bibliografie</w:t>
        </w:r>
        <w:r w:rsidR="00F70251">
          <w:rPr>
            <w:noProof/>
            <w:webHidden/>
          </w:rPr>
          <w:tab/>
        </w:r>
        <w:r>
          <w:rPr>
            <w:noProof/>
            <w:webHidden/>
          </w:rPr>
          <w:fldChar w:fldCharType="begin"/>
        </w:r>
        <w:r w:rsidR="00F70251">
          <w:rPr>
            <w:noProof/>
            <w:webHidden/>
          </w:rPr>
          <w:instrText xml:space="preserve"> PAGEREF _Toc356090506 \h </w:instrText>
        </w:r>
        <w:r>
          <w:rPr>
            <w:noProof/>
            <w:webHidden/>
          </w:rPr>
        </w:r>
        <w:r>
          <w:rPr>
            <w:noProof/>
            <w:webHidden/>
          </w:rPr>
          <w:fldChar w:fldCharType="separate"/>
        </w:r>
        <w:r w:rsidR="00016671">
          <w:rPr>
            <w:noProof/>
            <w:webHidden/>
          </w:rPr>
          <w:t>30</w:t>
        </w:r>
        <w:r>
          <w:rPr>
            <w:noProof/>
            <w:webHidden/>
          </w:rPr>
          <w:fldChar w:fldCharType="end"/>
        </w:r>
      </w:hyperlink>
    </w:p>
    <w:p w:rsidR="00817777" w:rsidRDefault="00495DA1" w:rsidP="0022784D">
      <w:pPr>
        <w:spacing w:line="276" w:lineRule="auto"/>
      </w:pPr>
      <w:r>
        <w:fldChar w:fldCharType="end"/>
      </w:r>
      <w:bookmarkEnd w:id="6"/>
      <w:bookmarkEnd w:id="7"/>
    </w:p>
    <w:p w:rsidR="00817777" w:rsidRPr="00817777" w:rsidRDefault="00817777" w:rsidP="00817777">
      <w:pPr>
        <w:pStyle w:val="Nadpis1"/>
      </w:pPr>
      <w:bookmarkStart w:id="8" w:name="_Toc356090475"/>
      <w:r>
        <w:t>Úvod</w:t>
      </w:r>
      <w:bookmarkEnd w:id="8"/>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počítačových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016671">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016671">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016671">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016671">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495DA1">
        <w:fldChar w:fldCharType="begin"/>
      </w:r>
      <w:r>
        <w:instrText xml:space="preserve"> REF _Ref343030002 \r \h </w:instrText>
      </w:r>
      <w:r w:rsidR="00495DA1">
        <w:fldChar w:fldCharType="separate"/>
      </w:r>
      <w:r w:rsidR="00016671">
        <w:t>3.1</w:t>
      </w:r>
      <w:r w:rsidR="00495DA1">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495DA1">
        <w:fldChar w:fldCharType="begin"/>
      </w:r>
      <w:r>
        <w:instrText xml:space="preserve"> REF _Ref342996718 \r \h </w:instrText>
      </w:r>
      <w:r w:rsidR="00495DA1">
        <w:fldChar w:fldCharType="separate"/>
      </w:r>
      <w:r w:rsidR="00016671">
        <w:t>4</w:t>
      </w:r>
      <w:r w:rsidR="00495DA1">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495DA1">
        <w:fldChar w:fldCharType="begin"/>
      </w:r>
      <w:r>
        <w:instrText xml:space="preserve"> REF _Ref343008830 \r \h </w:instrText>
      </w:r>
      <w:r w:rsidR="00495DA1">
        <w:fldChar w:fldCharType="separate"/>
      </w:r>
      <w:r w:rsidR="00016671">
        <w:t>3</w:t>
      </w:r>
      <w:r w:rsidR="00495DA1">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495DA1">
        <w:fldChar w:fldCharType="begin"/>
      </w:r>
      <w:r>
        <w:instrText xml:space="preserve"> REF _Ref342996718 \r \h </w:instrText>
      </w:r>
      <w:r w:rsidR="00495DA1">
        <w:fldChar w:fldCharType="separate"/>
      </w:r>
      <w:r w:rsidR="00016671">
        <w:t>4</w:t>
      </w:r>
      <w:r w:rsidR="00495DA1">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016671">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11" w:name="_Ref343008544"/>
      <w:bookmarkStart w:id="12" w:name="_Toc343033291"/>
      <w:bookmarkStart w:id="13" w:name="_Toc356090476"/>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 xml:space="preserve">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016671">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016671">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495DA1">
        <w:fldChar w:fldCharType="begin"/>
      </w:r>
      <w:r>
        <w:instrText xml:space="preserve"> REF _Ref342965835 \h </w:instrText>
      </w:r>
      <w:r w:rsidR="00495DA1">
        <w:fldChar w:fldCharType="separate"/>
      </w:r>
      <w:r w:rsidR="00016671">
        <w:t xml:space="preserve">Obrázek </w:t>
      </w:r>
      <w:r w:rsidR="00016671">
        <w:rPr>
          <w:noProof/>
        </w:rPr>
        <w:t>2</w:t>
      </w:r>
      <w:r w:rsidR="00016671">
        <w:t>.</w:t>
      </w:r>
      <w:r w:rsidR="00016671">
        <w:rPr>
          <w:noProof/>
        </w:rPr>
        <w:t>1</w:t>
      </w:r>
      <w:r w:rsidR="00495DA1">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r w:rsidR="00495DA1">
        <w:fldChar w:fldCharType="begin"/>
      </w:r>
      <w:r w:rsidR="00DF0115">
        <w:instrText xml:space="preserve"> STYLEREF 1 \s </w:instrText>
      </w:r>
      <w:r w:rsidR="00495DA1">
        <w:fldChar w:fldCharType="separate"/>
      </w:r>
      <w:r>
        <w:rPr>
          <w:noProof/>
        </w:rPr>
        <w:t>2</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1</w:t>
      </w:r>
      <w:r w:rsidR="00495DA1">
        <w:fldChar w:fldCharType="end"/>
      </w:r>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princip MDA se svým platformě nezávislým a platformě specifickým modelem, ale k tomu se dostaneme v kapitole</w:t>
      </w:r>
      <w:r w:rsidR="00013A6E">
        <w:t xml:space="preserve"> </w:t>
      </w:r>
      <w:r w:rsidR="00495DA1">
        <w:fldChar w:fldCharType="begin"/>
      </w:r>
      <w:r w:rsidR="00013A6E">
        <w:instrText xml:space="preserve"> REF _Ref343008830 \r \h </w:instrText>
      </w:r>
      <w:r w:rsidR="00495DA1">
        <w:fldChar w:fldCharType="separate"/>
      </w:r>
      <w:r w:rsidR="00016671">
        <w:t>3</w:t>
      </w:r>
      <w:r w:rsidR="00495DA1">
        <w:fldChar w:fldCharType="end"/>
      </w:r>
      <w:r>
        <w:t xml:space="preserve">. Při vytváření modelů v této etapě jsme se mohli setkat s abstrakcí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090477"/>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016671">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495DA1">
        <w:fldChar w:fldCharType="begin"/>
      </w:r>
      <w:r w:rsidR="001948C8">
        <w:instrText xml:space="preserve"> REF _Ref342989952 \r \h </w:instrText>
      </w:r>
      <w:r w:rsidR="00495DA1">
        <w:fldChar w:fldCharType="separate"/>
      </w:r>
      <w:r w:rsidR="00016671">
        <w:t>3.2</w:t>
      </w:r>
      <w:r w:rsidR="00495DA1">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495DA1">
        <w:fldChar w:fldCharType="begin"/>
      </w:r>
      <w:r w:rsidR="001948C8">
        <w:instrText xml:space="preserve"> REF _Ref342990009 \r \h </w:instrText>
      </w:r>
      <w:r w:rsidR="00495DA1">
        <w:fldChar w:fldCharType="separate"/>
      </w:r>
      <w:r w:rsidR="00016671">
        <w:t>3.3</w:t>
      </w:r>
      <w:r w:rsidR="00495DA1">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r w:rsidR="00495DA1">
        <w:fldChar w:fldCharType="begin"/>
      </w:r>
      <w:r w:rsidR="00DF0115">
        <w:instrText xml:space="preserve"> STYLEREF 1 \s </w:instrText>
      </w:r>
      <w:r w:rsidR="00495DA1">
        <w:fldChar w:fldCharType="separate"/>
      </w:r>
      <w:r>
        <w:rPr>
          <w:noProof/>
        </w:rPr>
        <w:t>3</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1</w:t>
      </w:r>
      <w:r w:rsidR="00495DA1">
        <w:fldChar w:fldCharType="end"/>
      </w:r>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495DA1">
        <w:fldChar w:fldCharType="begin"/>
      </w:r>
      <w:r w:rsidR="00E40A8D">
        <w:instrText xml:space="preserve"> REF _Ref342991956 \h </w:instrText>
      </w:r>
      <w:r w:rsidR="00495DA1">
        <w:fldChar w:fldCharType="separate"/>
      </w:r>
      <w:r w:rsidR="00016671">
        <w:t xml:space="preserve">Obrázek </w:t>
      </w:r>
      <w:r w:rsidR="00016671">
        <w:rPr>
          <w:noProof/>
        </w:rPr>
        <w:t>3</w:t>
      </w:r>
      <w:r w:rsidR="00016671">
        <w:t>.</w:t>
      </w:r>
      <w:r w:rsidR="00016671">
        <w:rPr>
          <w:noProof/>
        </w:rPr>
        <w:t>1</w:t>
      </w:r>
      <w:r w:rsidR="00495DA1">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1948C8">
        <w:t xml:space="preserve"> </w:t>
      </w:r>
      <w:r w:rsidR="00495DA1">
        <w:fldChar w:fldCharType="begin"/>
      </w:r>
      <w:r w:rsidR="001948C8">
        <w:instrText xml:space="preserve"> REF _Ref342991975 \h </w:instrText>
      </w:r>
      <w:r w:rsidR="00495DA1">
        <w:fldChar w:fldCharType="separate"/>
      </w:r>
      <w:r w:rsidR="00016671">
        <w:t xml:space="preserve">Obrázek </w:t>
      </w:r>
      <w:r w:rsidR="00016671">
        <w:rPr>
          <w:noProof/>
        </w:rPr>
        <w:t>3</w:t>
      </w:r>
      <w:r w:rsidR="00016671">
        <w:t>.</w:t>
      </w:r>
      <w:r w:rsidR="00016671">
        <w:rPr>
          <w:noProof/>
        </w:rPr>
        <w:t>2</w:t>
      </w:r>
      <w:r w:rsidR="00495DA1">
        <w:fldChar w:fldCharType="end"/>
      </w:r>
      <w:r w:rsidR="002C04DF">
        <w:t>.</w:t>
      </w:r>
      <w:r w:rsidR="001948C8">
        <w:t xml:space="preserve"> </w:t>
      </w:r>
      <w:sdt>
        <w:sdtPr>
          <w:id w:val="3167315"/>
          <w:citation/>
        </w:sdtPr>
        <w:sdtContent>
          <w:fldSimple w:instr=" CITATION Rai04 \l 1029  ">
            <w:r w:rsidR="00016671">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r w:rsidR="00495DA1">
        <w:fldChar w:fldCharType="begin"/>
      </w:r>
      <w:r w:rsidR="00DF0115">
        <w:instrText xml:space="preserve"> STYLEREF 1 \s </w:instrText>
      </w:r>
      <w:r w:rsidR="00495DA1">
        <w:fldChar w:fldCharType="separate"/>
      </w:r>
      <w:r>
        <w:rPr>
          <w:noProof/>
        </w:rPr>
        <w:t>3</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2</w:t>
      </w:r>
      <w:r w:rsidR="00495DA1">
        <w:fldChar w:fldCharType="end"/>
      </w:r>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016671">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016671">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016671">
              <w:rPr>
                <w:noProof/>
              </w:rPr>
              <w:t>[7]</w:t>
            </w:r>
          </w:fldSimple>
        </w:sdtContent>
      </w:sdt>
    </w:p>
    <w:p w:rsidR="001948C8" w:rsidRDefault="008A3CA3" w:rsidP="001948C8">
      <w:pPr>
        <w:pStyle w:val="Nadpis2"/>
      </w:pPr>
      <w:bookmarkStart w:id="20" w:name="_Ref343030002"/>
      <w:bookmarkStart w:id="21" w:name="_Toc343033293"/>
      <w:bookmarkStart w:id="22" w:name="_Toc356090478"/>
      <w:r>
        <w:lastRenderedPageBreak/>
        <w:t xml:space="preserve">Srovnání </w:t>
      </w:r>
      <w:r w:rsidR="001948C8">
        <w:t xml:space="preserve">UML </w:t>
      </w:r>
      <w:r>
        <w:t>a</w:t>
      </w:r>
      <w:r w:rsidR="001948C8">
        <w:t xml:space="preserve"> </w:t>
      </w:r>
      <w:proofErr w:type="spellStart"/>
      <w:r w:rsidR="001948C8">
        <w:t>xUML</w:t>
      </w:r>
      <w:bookmarkEnd w:id="20"/>
      <w:bookmarkEnd w:id="21"/>
      <w:bookmarkEnd w:id="22"/>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016671">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016671">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016671">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495DA1">
        <w:fldChar w:fldCharType="begin"/>
      </w:r>
      <w:r w:rsidR="00016368">
        <w:instrText xml:space="preserve"> REF _Ref354097784 \h </w:instrText>
      </w:r>
      <w:r w:rsidR="00495DA1">
        <w:fldChar w:fldCharType="separate"/>
      </w:r>
      <w:r w:rsidR="00016671">
        <w:t xml:space="preserve">Obrázek </w:t>
      </w:r>
      <w:r w:rsidR="00016671">
        <w:rPr>
          <w:noProof/>
        </w:rPr>
        <w:t>3</w:t>
      </w:r>
      <w:r w:rsidR="00016671">
        <w:t>.</w:t>
      </w:r>
      <w:r w:rsidR="00016671">
        <w:rPr>
          <w:noProof/>
        </w:rPr>
        <w:t>3</w:t>
      </w:r>
      <w:r w:rsidR="00495DA1">
        <w:fldChar w:fldCharType="end"/>
      </w:r>
      <w:r w:rsidR="00016368" w:rsidRPr="00D23353">
        <w:t>.</w:t>
      </w:r>
      <w:r>
        <w:t xml:space="preserve"> </w:t>
      </w:r>
      <w:sdt>
        <w:sdtPr>
          <w:id w:val="3167326"/>
          <w:citation/>
        </w:sdtPr>
        <w:sdtContent>
          <w:fldSimple w:instr=" CITATION Rai04 \l 1029  ">
            <w:r w:rsidR="00016671">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r w:rsidR="00495DA1">
        <w:fldChar w:fldCharType="begin"/>
      </w:r>
      <w:r w:rsidR="00DF0115">
        <w:instrText xml:space="preserve"> STYLEREF 1 \s </w:instrText>
      </w:r>
      <w:r w:rsidR="00495DA1">
        <w:fldChar w:fldCharType="separate"/>
      </w:r>
      <w:r>
        <w:rPr>
          <w:noProof/>
        </w:rPr>
        <w:t>3</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3</w:t>
      </w:r>
      <w:r w:rsidR="00495DA1">
        <w:fldChar w:fldCharType="end"/>
      </w:r>
      <w:bookmarkEnd w:id="23"/>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090479"/>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016671">
              <w:rPr>
                <w:noProof/>
              </w:rPr>
              <w:t>[5]</w:t>
            </w:r>
          </w:fldSimple>
        </w:sdtContent>
      </w:sdt>
      <w:sdt>
        <w:sdtPr>
          <w:id w:val="3167329"/>
          <w:citation/>
        </w:sdtPr>
        <w:sdtContent>
          <w:fldSimple w:instr=" CITATION Pat08 \l 1029 ">
            <w:r w:rsidR="00016671">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016671">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495DA1">
        <w:fldChar w:fldCharType="begin"/>
      </w:r>
      <w:r>
        <w:instrText xml:space="preserve"> REF _Ref342996718 \r \h </w:instrText>
      </w:r>
      <w:r w:rsidR="00495DA1">
        <w:fldChar w:fldCharType="separate"/>
      </w:r>
      <w:r w:rsidR="00016671">
        <w:t>4</w:t>
      </w:r>
      <w:r w:rsidR="00495DA1">
        <w:fldChar w:fldCharType="end"/>
      </w:r>
      <w:r>
        <w:t>.</w:t>
      </w:r>
    </w:p>
    <w:p w:rsidR="00E25399" w:rsidRDefault="00BA2E1A" w:rsidP="00E25399">
      <w:pPr>
        <w:pStyle w:val="Nadpis2"/>
      </w:pPr>
      <w:bookmarkStart w:id="27" w:name="_Ref342990009"/>
      <w:bookmarkStart w:id="28" w:name="_Toc343033295"/>
      <w:bookmarkStart w:id="29" w:name="_Toc356090480"/>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016671">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016671">
              <w:rPr>
                <w:noProof/>
              </w:rPr>
              <w:t>[5]</w:t>
            </w:r>
          </w:fldSimple>
        </w:sdtContent>
      </w:sdt>
    </w:p>
    <w:p w:rsidR="00E25399" w:rsidRDefault="00E25399" w:rsidP="00E25399">
      <w:pPr>
        <w:pStyle w:val="Nadpis2"/>
      </w:pPr>
      <w:bookmarkStart w:id="30" w:name="_Toc343033296"/>
      <w:bookmarkStart w:id="31" w:name="_Toc356090481"/>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495DA1">
        <w:fldChar w:fldCharType="begin"/>
      </w:r>
      <w:r>
        <w:instrText xml:space="preserve"> REF _Ref342999532 \h </w:instrText>
      </w:r>
      <w:r w:rsidR="00495DA1">
        <w:fldChar w:fldCharType="separate"/>
      </w:r>
      <w:r w:rsidR="00016671">
        <w:t xml:space="preserve">Obrázek </w:t>
      </w:r>
      <w:r w:rsidR="00016671">
        <w:rPr>
          <w:noProof/>
        </w:rPr>
        <w:t>3</w:t>
      </w:r>
      <w:r w:rsidR="00016671">
        <w:t>.</w:t>
      </w:r>
      <w:r w:rsidR="00016671">
        <w:rPr>
          <w:noProof/>
        </w:rPr>
        <w:t>4</w:t>
      </w:r>
      <w:r w:rsidR="00495DA1">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495DA1">
        <w:fldChar w:fldCharType="begin"/>
      </w:r>
      <w:r w:rsidR="00CD57AE">
        <w:instrText xml:space="preserve"> REF _Ref342999532 \h </w:instrText>
      </w:r>
      <w:r w:rsidR="00495DA1">
        <w:fldChar w:fldCharType="separate"/>
      </w:r>
      <w:r w:rsidR="00016671">
        <w:t xml:space="preserve">Obrázek </w:t>
      </w:r>
      <w:r w:rsidR="00016671">
        <w:rPr>
          <w:noProof/>
        </w:rPr>
        <w:t>3</w:t>
      </w:r>
      <w:r w:rsidR="00016671">
        <w:t>.</w:t>
      </w:r>
      <w:r w:rsidR="00016671">
        <w:rPr>
          <w:noProof/>
        </w:rPr>
        <w:t>4</w:t>
      </w:r>
      <w:r w:rsidR="00495DA1">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495DA1">
        <w:fldChar w:fldCharType="begin"/>
      </w:r>
      <w:r w:rsidR="00CD57AE">
        <w:instrText xml:space="preserve"> REF _Ref342999532 \h </w:instrText>
      </w:r>
      <w:r w:rsidR="00495DA1">
        <w:fldChar w:fldCharType="separate"/>
      </w:r>
      <w:r w:rsidR="00016671">
        <w:t xml:space="preserve">Obrázek </w:t>
      </w:r>
      <w:r w:rsidR="00016671">
        <w:rPr>
          <w:noProof/>
        </w:rPr>
        <w:t>3</w:t>
      </w:r>
      <w:r w:rsidR="00016671">
        <w:t>.</w:t>
      </w:r>
      <w:r w:rsidR="00016671">
        <w:rPr>
          <w:noProof/>
        </w:rPr>
        <w:t>4</w:t>
      </w:r>
      <w:r w:rsidR="00495DA1">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495DA1">
        <w:fldChar w:fldCharType="begin"/>
      </w:r>
      <w:r>
        <w:instrText xml:space="preserve"> REF _Ref342999532 \h </w:instrText>
      </w:r>
      <w:r w:rsidR="00495DA1">
        <w:fldChar w:fldCharType="separate"/>
      </w:r>
      <w:r w:rsidR="00016671">
        <w:t xml:space="preserve">Obrázek </w:t>
      </w:r>
      <w:r w:rsidR="00016671">
        <w:rPr>
          <w:noProof/>
        </w:rPr>
        <w:t>3</w:t>
      </w:r>
      <w:r w:rsidR="00016671">
        <w:t>.</w:t>
      </w:r>
      <w:r w:rsidR="00016671">
        <w:rPr>
          <w:noProof/>
        </w:rPr>
        <w:t>4</w:t>
      </w:r>
      <w:r w:rsidR="00495DA1">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r w:rsidR="00495DA1">
        <w:fldChar w:fldCharType="begin"/>
      </w:r>
      <w:r w:rsidR="00DF0115">
        <w:instrText xml:space="preserve"> STYLEREF 1 \s </w:instrText>
      </w:r>
      <w:r w:rsidR="00495DA1">
        <w:fldChar w:fldCharType="separate"/>
      </w:r>
      <w:r>
        <w:rPr>
          <w:noProof/>
        </w:rPr>
        <w:t>3</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4</w:t>
      </w:r>
      <w:r w:rsidR="00495DA1">
        <w:fldChar w:fldCharType="end"/>
      </w:r>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090482"/>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jsem se zaměřil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016671">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495DA1">
        <w:fldChar w:fldCharType="begin"/>
      </w:r>
      <w:r>
        <w:instrText xml:space="preserve"> REF _Ref343008544 \r \h </w:instrText>
      </w:r>
      <w:r w:rsidR="00495DA1">
        <w:fldChar w:fldCharType="separate"/>
      </w:r>
      <w:r w:rsidR="00016671">
        <w:t>2</w:t>
      </w:r>
      <w:r w:rsidR="00495DA1">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016671">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495DA1">
        <w:fldChar w:fldCharType="begin"/>
      </w:r>
      <w:r>
        <w:instrText xml:space="preserve"> REF _Ref343008830 \r \h </w:instrText>
      </w:r>
      <w:r w:rsidR="00495DA1">
        <w:fldChar w:fldCharType="separate"/>
      </w:r>
      <w:r w:rsidR="00016671">
        <w:t>3</w:t>
      </w:r>
      <w:r w:rsidR="00495DA1">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016671">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016671">
              <w:rPr>
                <w:noProof/>
              </w:rPr>
              <w:t>[4]</w:t>
            </w:r>
          </w:fldSimple>
        </w:sdtContent>
      </w:sdt>
    </w:p>
    <w:p w:rsidR="001948C8" w:rsidRDefault="001948C8" w:rsidP="001948C8">
      <w:pPr>
        <w:pStyle w:val="Odstavecdal"/>
      </w:pPr>
      <w:r>
        <w:t xml:space="preserve">Oba tyto formalismy a k nim vytvořené nástroje blíže proberu v následujících podkapitolách. </w:t>
      </w:r>
    </w:p>
    <w:p w:rsidR="001948C8" w:rsidRDefault="001948C8" w:rsidP="001948C8">
      <w:pPr>
        <w:pStyle w:val="Nadpis2"/>
      </w:pPr>
      <w:bookmarkStart w:id="36" w:name="_Ref343026126"/>
      <w:bookmarkStart w:id="37" w:name="_Toc343033298"/>
      <w:bookmarkStart w:id="38" w:name="_Toc356090483"/>
      <w:r>
        <w:t>Objekto</w:t>
      </w:r>
      <w:r w:rsidR="0057294C">
        <w:t>vě or</w:t>
      </w:r>
      <w:r>
        <w:t xml:space="preserve">ientované </w:t>
      </w:r>
      <w:proofErr w:type="spellStart"/>
      <w:r>
        <w:t>Petriho</w:t>
      </w:r>
      <w:proofErr w:type="spellEnd"/>
      <w:r>
        <w:t xml:space="preserve"> sítě</w:t>
      </w:r>
      <w:bookmarkEnd w:id="36"/>
      <w:bookmarkEnd w:id="37"/>
      <w:bookmarkEnd w:id="38"/>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Pr="00D9272D">
        <w:rPr>
          <w:i/>
        </w:rPr>
        <w:t>místa</w:t>
      </w:r>
      <w:r>
        <w:t xml:space="preserve"> a </w:t>
      </w:r>
      <w:r w:rsidRPr="00D9272D">
        <w:rPr>
          <w:i/>
        </w:rPr>
        <w:t>přechody</w:t>
      </w:r>
      <w:r>
        <w:t>.</w:t>
      </w:r>
      <w:r w:rsidR="008F2B6E">
        <w:t xml:space="preserve"> Hrany mohou být ohodnocené, kde ohodnocení hrany určuje </w:t>
      </w:r>
      <w:r w:rsidR="00660D11">
        <w:t xml:space="preserve">kardinalitu </w:t>
      </w:r>
      <w:r w:rsidR="00660D11">
        <w:lastRenderedPageBreak/>
        <w:t>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který je určen kardinalitou hrany,</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odpovídající výstupní hrana přechodu. </w:t>
      </w:r>
      <w:r w:rsidR="00784EC0">
        <w:t>Ukázka p</w:t>
      </w:r>
      <w:r w:rsidR="000F6C3D">
        <w:t xml:space="preserve">rovedení přechodu je vidět na následujícím </w:t>
      </w:r>
      <w:r w:rsidR="00495DA1">
        <w:fldChar w:fldCharType="begin"/>
      </w:r>
      <w:r w:rsidR="000F6C3D">
        <w:instrText xml:space="preserve"> REF _Ref345643322 \h </w:instrText>
      </w:r>
      <w:r w:rsidR="00495DA1">
        <w:fldChar w:fldCharType="separate"/>
      </w:r>
      <w:r w:rsidR="00016671">
        <w:t xml:space="preserve">Obrázek </w:t>
      </w:r>
      <w:r w:rsidR="00016671">
        <w:rPr>
          <w:noProof/>
        </w:rPr>
        <w:t>4</w:t>
      </w:r>
      <w:r w:rsidR="00016671">
        <w:t>.</w:t>
      </w:r>
      <w:r w:rsidR="00016671">
        <w:rPr>
          <w:noProof/>
        </w:rPr>
        <w:t>1</w:t>
      </w:r>
      <w:r w:rsidR="00495DA1">
        <w:fldChar w:fldCharType="end"/>
      </w:r>
      <w:r w:rsidR="000F6C3D">
        <w:t>.</w:t>
      </w:r>
      <w:r w:rsidR="004837CD">
        <w:t xml:space="preserve"> </w:t>
      </w:r>
      <w:sdt>
        <w:sdtPr>
          <w:id w:val="124862929"/>
          <w:citation/>
        </w:sdtPr>
        <w:sdtContent>
          <w:fldSimple w:instr=" CITATION Jan08 \l 1029 ">
            <w:r w:rsidR="00016671">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39" w:name="_Ref345643322"/>
      <w:r>
        <w:t>Obrázek</w:t>
      </w:r>
      <w:r w:rsidR="008E7150">
        <w:t xml:space="preserve"> </w:t>
      </w:r>
      <w:r w:rsidR="00495DA1">
        <w:fldChar w:fldCharType="begin"/>
      </w:r>
      <w:r w:rsidR="00DF0115">
        <w:instrText xml:space="preserve"> STYLEREF 1 \s </w:instrText>
      </w:r>
      <w:r w:rsidR="00495DA1">
        <w:fldChar w:fldCharType="separate"/>
      </w:r>
      <w:r>
        <w:rPr>
          <w:noProof/>
        </w:rPr>
        <w:t>4</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1</w:t>
      </w:r>
      <w:r w:rsidR="00495DA1">
        <w:fldChar w:fldCharType="end"/>
      </w:r>
      <w:bookmarkEnd w:id="39"/>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Pr>
                <w:noProof/>
              </w:rPr>
              <w:t>[9]</w:t>
            </w:r>
          </w:fldSimple>
        </w:sdtContent>
      </w:sdt>
      <w:r w:rsidR="008E7150">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016671">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016671">
              <w:rPr>
                <w:noProof/>
              </w:rPr>
              <w:t>[9]</w:t>
            </w:r>
          </w:fldSimple>
        </w:sdtContent>
      </w:sdt>
      <w:r>
        <w:t xml:space="preserve">. </w:t>
      </w:r>
    </w:p>
    <w:p w:rsidR="001305ED" w:rsidRDefault="001948C8" w:rsidP="001948C8">
      <w:pPr>
        <w:pStyle w:val="Odstavecdal"/>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016671">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panem Janouškem v jeho disertační práci </w:t>
      </w:r>
      <w:sdt>
        <w:sdtPr>
          <w:id w:val="124862922"/>
          <w:citation/>
        </w:sdtPr>
        <w:sdtContent>
          <w:fldSimple w:instr=" CITATION Jan08 \l 1029  ">
            <w:r w:rsidR="00016671">
              <w:rPr>
                <w:noProof/>
              </w:rPr>
              <w:t>[9]</w:t>
            </w:r>
          </w:fldSimple>
        </w:sdtContent>
      </w:sdt>
      <w:r w:rsidR="00D73D8B">
        <w:t xml:space="preserve"> publikované v roce 1998. Kromě zavedení objektového paradigmatu do </w:t>
      </w:r>
      <w:proofErr w:type="spellStart"/>
      <w:r w:rsidR="00D73D8B">
        <w:t>Petriho</w:t>
      </w:r>
      <w:proofErr w:type="spellEnd"/>
      <w:r w:rsidR="00D73D8B">
        <w:t xml:space="preserve"> sítí</w:t>
      </w:r>
      <w:r w:rsidR="00466DCF">
        <w:t>, které označujeme zkratkou OOPN,</w:t>
      </w:r>
      <w:r w:rsidR="00D73D8B">
        <w:t xml:space="preserve"> se pan Janoušek ve své práci zaměřuje na vytvoření nástroje </w:t>
      </w:r>
      <w:proofErr w:type="spellStart"/>
      <w:r w:rsidR="00D73D8B" w:rsidRPr="00D73D8B">
        <w:rPr>
          <w:i/>
        </w:rPr>
        <w:t>PNtalk</w:t>
      </w:r>
      <w:proofErr w:type="spellEnd"/>
      <w:r w:rsidR="00D73D8B">
        <w:t xml:space="preserve"> </w:t>
      </w:r>
      <w:r w:rsidR="00D73D8B" w:rsidRPr="00D73D8B">
        <w:t>pro</w:t>
      </w:r>
      <w:r w:rsidR="00D73D8B">
        <w:t xml:space="preserve">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C++, které </w:t>
      </w:r>
      <w:r w:rsidR="000348FF">
        <w:t>často umožňují</w:t>
      </w:r>
      <w:r>
        <w:t xml:space="preserve"> </w:t>
      </w:r>
      <w:proofErr w:type="spellStart"/>
      <w:r>
        <w:t>kvaziparalelizmus</w:t>
      </w:r>
      <w:proofErr w:type="spellEnd"/>
      <w:r>
        <w:t xml:space="preserve">. Tímto se objekty stávají samostatnějšími a </w:t>
      </w:r>
      <w:r w:rsidR="00DB500E">
        <w:t xml:space="preserve">opravdu </w:t>
      </w:r>
      <w:r>
        <w:t>paralelními entitami, které spolu komunikují předáváním zpráv.</w:t>
      </w:r>
    </w:p>
    <w:p w:rsidR="00B05E13" w:rsidRDefault="00224FB3" w:rsidP="00B003C7">
      <w:pPr>
        <w:pStyle w:val="Odstavecdal"/>
      </w:pPr>
      <w:r>
        <w:t>Objektové modelování</w:t>
      </w:r>
      <w:r w:rsidR="00933711">
        <w:t xml:space="preserve"> pomocí </w:t>
      </w:r>
      <w:proofErr w:type="spellStart"/>
      <w:r w:rsidR="00933711">
        <w:t>Petriho</w:t>
      </w:r>
      <w:proofErr w:type="spellEnd"/>
      <w:r w:rsidR="00933711">
        <w:t xml:space="preserve"> sítí </w:t>
      </w:r>
      <w:r w:rsidR="00E80108">
        <w:t>je umožněno</w:t>
      </w:r>
      <w:r w:rsidR="00933711">
        <w:t xml:space="preserve"> zapouzdřením funkčnosti objektu</w:t>
      </w:r>
      <w:r>
        <w:t xml:space="preserve"> do třídy.</w:t>
      </w:r>
      <w:r w:rsidR="00E80108">
        <w:t xml:space="preserve"> </w:t>
      </w:r>
      <w:r w:rsidR="007016AC">
        <w:t xml:space="preserve">Třída obsahuje definici objektu v podobě </w:t>
      </w:r>
      <w:r w:rsidR="007016AC" w:rsidRPr="001D157F">
        <w:rPr>
          <w:i/>
        </w:rPr>
        <w:t>objektové sítě</w:t>
      </w:r>
      <w:r w:rsidR="007016AC">
        <w:t>, která modeluje</w:t>
      </w:r>
      <w:r w:rsidR="001D157F">
        <w:t xml:space="preserve"> vnitřní</w:t>
      </w:r>
      <w:r w:rsidR="007016AC">
        <w:t xml:space="preserve"> </w:t>
      </w:r>
      <w:r w:rsidR="001D157F">
        <w:t xml:space="preserve">aktivitu </w:t>
      </w:r>
      <w:r w:rsidR="007016AC">
        <w:t xml:space="preserve">objektu. </w:t>
      </w:r>
      <w:r w:rsidR="007016AC" w:rsidRPr="001D157F">
        <w:rPr>
          <w:i/>
        </w:rPr>
        <w:t>Místa</w:t>
      </w:r>
      <w:r w:rsidR="007016AC">
        <w:t xml:space="preserve"> v objektové sítí reprezentují objektové </w:t>
      </w:r>
      <w:r w:rsidR="007016AC" w:rsidRPr="001D157F">
        <w:rPr>
          <w:i/>
        </w:rPr>
        <w:t>atributy</w:t>
      </w:r>
      <w:r w:rsidR="007016AC">
        <w:t xml:space="preserve"> a mohou na ně být navázány </w:t>
      </w:r>
      <w:r w:rsidR="007016AC" w:rsidRPr="001D157F">
        <w:rPr>
          <w:i/>
        </w:rPr>
        <w:t>predikáty</w:t>
      </w:r>
      <w:r w:rsidR="007016AC">
        <w:t>, které testují míst</w:t>
      </w:r>
      <w:r w:rsidR="008268BB">
        <w:t>a</w:t>
      </w:r>
      <w:r w:rsidR="007016AC">
        <w:t xml:space="preserve">, případně </w:t>
      </w:r>
      <w:r w:rsidR="007016AC" w:rsidRPr="001D157F">
        <w:rPr>
          <w:i/>
        </w:rPr>
        <w:t>synchronní porty</w:t>
      </w:r>
      <w:r w:rsidR="007016AC">
        <w:t>, umožňují</w:t>
      </w:r>
      <w:r w:rsidR="00B05E13">
        <w:t>cí</w:t>
      </w:r>
      <w:r w:rsidR="007016AC">
        <w:t xml:space="preserve"> synchronní </w:t>
      </w:r>
      <w:r w:rsidR="004C4293">
        <w:t>provedení přechodů</w:t>
      </w:r>
      <w:r w:rsidR="007016AC">
        <w:t xml:space="preserve"> více objektů </w:t>
      </w:r>
      <w:r w:rsidR="007016AC">
        <w:lastRenderedPageBreak/>
        <w:t xml:space="preserve">najednou. </w:t>
      </w:r>
      <w:r w:rsidR="007016AC" w:rsidRPr="001D157F">
        <w:rPr>
          <w:i/>
        </w:rPr>
        <w:t>Metody</w:t>
      </w:r>
      <w:r w:rsidR="007016AC">
        <w:t xml:space="preserve"> objektu jsou modelovány vlastní </w:t>
      </w:r>
      <w:proofErr w:type="spellStart"/>
      <w:r w:rsidR="007016AC">
        <w:t>Petriho</w:t>
      </w:r>
      <w:proofErr w:type="spellEnd"/>
      <w:r w:rsidR="007016AC">
        <w:t xml:space="preserve"> sítí, ale mají přístup k objektovým atributům a</w:t>
      </w:r>
      <w:r w:rsidR="004C4293">
        <w:t xml:space="preserve"> jeho dalším</w:t>
      </w:r>
      <w:r w:rsidR="007016AC">
        <w:t xml:space="preserve"> metodám.</w:t>
      </w:r>
      <w:r w:rsidR="008268BB">
        <w:t xml:space="preserve"> </w:t>
      </w:r>
      <w:r w:rsidR="00E80108">
        <w:t xml:space="preserve">Instance objektu je </w:t>
      </w:r>
      <w:r w:rsidR="00D02443">
        <w:t xml:space="preserve">potom </w:t>
      </w:r>
      <w:r w:rsidR="00E80108">
        <w:t xml:space="preserve">kopie </w:t>
      </w:r>
      <w:r w:rsidR="002F0DD6">
        <w:t>vzorové</w:t>
      </w:r>
      <w:r w:rsidR="00E80108">
        <w:t xml:space="preserve"> struktury popisující třídu</w:t>
      </w:r>
      <w:r w:rsidR="008268BB">
        <w:t>, přesněji tedy objektové sítě</w:t>
      </w:r>
      <w:r w:rsidR="00E80108">
        <w:t xml:space="preserve">. </w:t>
      </w:r>
      <w:r w:rsidR="008268BB">
        <w:t xml:space="preserve">Komunikace objektů probíhá formou zasílání zpráv, která musí mít specifikovaného adresáta a předmět zprávy, kterým je nejčastěji volání metody. 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rsidR="008268BB">
        <w:t>. Metoda je</w:t>
      </w:r>
      <w:r w:rsidR="00B05E13">
        <w:t xml:space="preserve"> končí</w:t>
      </w:r>
      <w:r w:rsidR="008268BB">
        <w:t xml:space="preserve"> a síť </w:t>
      </w:r>
      <w:r w:rsidR="00B05E13">
        <w:t xml:space="preserve">zaniká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103282" w:rsidRDefault="001D157F" w:rsidP="00B003C7">
      <w:pPr>
        <w:pStyle w:val="Odstavecdal"/>
      </w:pPr>
      <w:r>
        <w:t>Ukázka jednoduchého modulu OOPN je na</w:t>
      </w:r>
      <w:r w:rsidR="006F68AC">
        <w:t xml:space="preserve"> </w:t>
      </w:r>
      <w:r w:rsidR="00495DA1">
        <w:fldChar w:fldCharType="begin"/>
      </w:r>
      <w:r w:rsidR="006F68AC">
        <w:instrText xml:space="preserve"> REF _Ref356084479 \h </w:instrText>
      </w:r>
      <w:r w:rsidR="00495DA1">
        <w:fldChar w:fldCharType="separate"/>
      </w:r>
      <w:r w:rsidR="00016671">
        <w:t xml:space="preserve">Obrázek </w:t>
      </w:r>
      <w:r w:rsidR="00016671">
        <w:rPr>
          <w:noProof/>
        </w:rPr>
        <w:t>4</w:t>
      </w:r>
      <w:r w:rsidR="00016671">
        <w:t>.</w:t>
      </w:r>
      <w:r w:rsidR="00016671">
        <w:rPr>
          <w:noProof/>
        </w:rPr>
        <w:t>2</w:t>
      </w:r>
      <w:r w:rsidR="00495DA1">
        <w:fldChar w:fldCharType="end"/>
      </w:r>
      <w:r>
        <w:t xml:space="preserve">. Ukázka reprezentuje </w:t>
      </w:r>
      <w:r w:rsidR="00103282">
        <w:t xml:space="preserve">objekt počítadlo s jedním atributem </w:t>
      </w:r>
      <w:proofErr w:type="spellStart"/>
      <w:r w:rsidR="002733CF">
        <w:rPr>
          <w:rFonts w:ascii="Courier New" w:hAnsi="Courier New" w:cs="Courier New"/>
        </w:rPr>
        <w:t>count</w:t>
      </w:r>
      <w:proofErr w:type="spellEnd"/>
      <w:r w:rsidR="004D70F7">
        <w:t>, který při inicializaci obsahuje objekt čísla s hodnotou 0,</w:t>
      </w:r>
      <w:r w:rsidR="00103282">
        <w:t xml:space="preserve"> a </w:t>
      </w:r>
      <w:r w:rsidR="00103282" w:rsidRPr="00103282">
        <w:t>metodou</w:t>
      </w:r>
      <w:r>
        <w:t xml:space="preserve"> </w:t>
      </w:r>
      <w:proofErr w:type="spellStart"/>
      <w:r w:rsidR="00103282">
        <w:rPr>
          <w:rFonts w:ascii="Courier New" w:hAnsi="Courier New" w:cs="Courier New"/>
        </w:rPr>
        <w:t>add</w:t>
      </w:r>
      <w:proofErr w:type="spellEnd"/>
      <w:r w:rsidR="004D70F7">
        <w:rPr>
          <w:rFonts w:ascii="Courier New" w:hAnsi="Courier New" w:cs="Courier New"/>
        </w:rPr>
        <w:t>(</w:t>
      </w:r>
      <w:r w:rsidR="00103282">
        <w:rPr>
          <w:rFonts w:ascii="Courier New" w:hAnsi="Courier New" w:cs="Courier New"/>
        </w:rPr>
        <w:t>x</w:t>
      </w:r>
      <w:r w:rsidR="004D70F7">
        <w:rPr>
          <w:rFonts w:ascii="Courier New" w:hAnsi="Courier New" w:cs="Courier New"/>
        </w:rPr>
        <w:t>)</w:t>
      </w:r>
      <w:r w:rsidR="00103282">
        <w:t>, kde</w:t>
      </w:r>
      <w:r w:rsidR="00103282">
        <w:rPr>
          <w:rFonts w:ascii="Courier New" w:hAnsi="Courier New" w:cs="Courier New"/>
        </w:rPr>
        <w:t xml:space="preserve"> x</w:t>
      </w:r>
      <w:r w:rsidR="00103282">
        <w:t xml:space="preserve"> je parametrem metody</w:t>
      </w:r>
      <w:r w:rsidR="0073594B">
        <w:t xml:space="preserve"> a určuje kolik se má</w:t>
      </w:r>
      <w:r w:rsidR="00F86EE2">
        <w:t xml:space="preserve"> k počítadlu</w:t>
      </w:r>
      <w:r w:rsidR="0073594B">
        <w:t xml:space="preserve"> přičíst</w:t>
      </w:r>
      <w:r>
        <w:t>.</w:t>
      </w:r>
      <w:r w:rsidR="00103282">
        <w:t xml:space="preserve"> Struktura obrázku a obecně OOPN v systému </w:t>
      </w:r>
      <w:proofErr w:type="spellStart"/>
      <w:r w:rsidR="00103282">
        <w:t>PNtalk</w:t>
      </w:r>
      <w:proofErr w:type="spellEnd"/>
      <w:r w:rsidR="00103282">
        <w:t xml:space="preserve"> bude podrobněji popsána v kapitole </w:t>
      </w:r>
      <w:r w:rsidR="00495DA1">
        <w:fldChar w:fldCharType="begin"/>
      </w:r>
      <w:r w:rsidR="00103282">
        <w:instrText xml:space="preserve"> REF _Ref356077086 \r \h </w:instrText>
      </w:r>
      <w:r w:rsidR="00495DA1">
        <w:fldChar w:fldCharType="separate"/>
      </w:r>
      <w:r w:rsidR="00016671">
        <w:t>4.3</w:t>
      </w:r>
      <w:r w:rsidR="00495DA1">
        <w:fldChar w:fldCharType="end"/>
      </w:r>
      <w:r w:rsidR="00103282">
        <w:t>.</w:t>
      </w:r>
      <w:r w:rsidR="00F014F2">
        <w:t xml:space="preserve"> </w:t>
      </w:r>
      <w:sdt>
        <w:sdtPr>
          <w:id w:val="154292212"/>
          <w:citation/>
        </w:sdtPr>
        <w:sdtContent>
          <w:fldSimple w:instr=" CITATION Jan08 \l 1029 ">
            <w:r w:rsidR="00016671">
              <w:rPr>
                <w:noProof/>
              </w:rPr>
              <w:t>[9]</w:t>
            </w:r>
          </w:fldSimple>
        </w:sdtContent>
      </w:sdt>
    </w:p>
    <w:p w:rsidR="00572B50" w:rsidRDefault="00572B50" w:rsidP="00D20BF4">
      <w:pPr>
        <w:pStyle w:val="Obrzek"/>
      </w:pPr>
      <w:r w:rsidRPr="00D20BF4">
        <w:rPr>
          <w:noProof/>
        </w:rPr>
        <w:drawing>
          <wp:inline distT="0" distB="0" distL="0" distR="0">
            <wp:extent cx="3314700" cy="2327760"/>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3314700" cy="2327760"/>
                    </a:xfrm>
                    <a:prstGeom prst="rect">
                      <a:avLst/>
                    </a:prstGeom>
                  </pic:spPr>
                </pic:pic>
              </a:graphicData>
            </a:graphic>
          </wp:inline>
        </w:drawing>
      </w:r>
    </w:p>
    <w:p w:rsidR="004D70F7" w:rsidRPr="004B5FB8" w:rsidRDefault="00016671" w:rsidP="00572B50">
      <w:pPr>
        <w:pStyle w:val="Titulek"/>
      </w:pPr>
      <w:bookmarkStart w:id="40" w:name="_Ref356084479"/>
      <w:r>
        <w:t>Obrázek</w:t>
      </w:r>
      <w:r w:rsidR="00572B50">
        <w:t xml:space="preserve"> </w:t>
      </w:r>
      <w:r w:rsidR="00495DA1">
        <w:fldChar w:fldCharType="begin"/>
      </w:r>
      <w:r w:rsidR="00DF0115">
        <w:instrText xml:space="preserve"> STYLEREF 1 \s </w:instrText>
      </w:r>
      <w:r w:rsidR="00495DA1">
        <w:fldChar w:fldCharType="separate"/>
      </w:r>
      <w:r>
        <w:rPr>
          <w:noProof/>
        </w:rPr>
        <w:t>4</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2</w:t>
      </w:r>
      <w:r w:rsidR="00495DA1">
        <w:fldChar w:fldCharType="end"/>
      </w:r>
      <w:bookmarkEnd w:id="40"/>
      <w:r w:rsidR="00572B50">
        <w:t xml:space="preserve">: Ukázka </w:t>
      </w:r>
      <w:r w:rsidR="00CC053D">
        <w:t xml:space="preserve">grafické definice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572B50">
        <w:t xml:space="preserve"> a metodu </w:t>
      </w:r>
      <w:proofErr w:type="spellStart"/>
      <w:r w:rsidR="00572B50">
        <w:rPr>
          <w:i/>
        </w:rPr>
        <w:t>add</w:t>
      </w:r>
      <w:proofErr w:type="spellEnd"/>
      <w:r w:rsidR="00572B50">
        <w:rPr>
          <w:i/>
        </w:rPr>
        <w:t>(x)</w:t>
      </w:r>
      <w:r w:rsidR="00572B50">
        <w:t>.</w:t>
      </w:r>
      <w:r w:rsidR="004B5FB8">
        <w:t xml:space="preserve"> Po vyvolání metody </w:t>
      </w:r>
      <w:proofErr w:type="spellStart"/>
      <w:r w:rsidR="004B5FB8">
        <w:rPr>
          <w:i/>
        </w:rPr>
        <w:t>add</w:t>
      </w:r>
      <w:proofErr w:type="spellEnd"/>
      <w:r w:rsidR="004B5FB8">
        <w:rPr>
          <w:i/>
        </w:rPr>
        <w:t>(x)</w:t>
      </w:r>
      <w:r w:rsidR="004B5FB8">
        <w:t xml:space="preserve"> dojde k odebrání značky z místa </w:t>
      </w:r>
      <w:proofErr w:type="spellStart"/>
      <w:r w:rsidR="004B5FB8">
        <w:rPr>
          <w:i/>
        </w:rPr>
        <w:t>count</w:t>
      </w:r>
      <w:proofErr w:type="spellEnd"/>
      <w:r w:rsidR="004B5FB8">
        <w:t xml:space="preserve">, provedení akce v přechodu </w:t>
      </w:r>
      <w:r w:rsidR="004B5FB8" w:rsidRPr="004B5FB8">
        <w:rPr>
          <w:i/>
        </w:rPr>
        <w:t>t</w:t>
      </w:r>
      <w:r w:rsidR="004B5FB8">
        <w:t xml:space="preserve"> a zapsání nové hodnoty zpět do místa </w:t>
      </w:r>
      <w:proofErr w:type="spellStart"/>
      <w:r w:rsidR="004B5FB8" w:rsidRPr="004B5FB8">
        <w:rPr>
          <w:i/>
        </w:rPr>
        <w:t>count</w:t>
      </w:r>
      <w:proofErr w:type="spellEnd"/>
      <w:r w:rsidR="004B5FB8">
        <w:t xml:space="preserve">. </w:t>
      </w:r>
      <w:r w:rsidR="004B5FB8" w:rsidRPr="004B5FB8">
        <w:t>Značka</w:t>
      </w:r>
      <w:r w:rsidR="004B5FB8">
        <w:t xml:space="preserve"> </w:t>
      </w:r>
      <w:r w:rsidR="008E6E66">
        <w:t xml:space="preserve">v místě </w:t>
      </w:r>
      <w:proofErr w:type="spellStart"/>
      <w:r w:rsidR="008E6E66">
        <w:rPr>
          <w:i/>
        </w:rPr>
        <w:t>count</w:t>
      </w:r>
      <w:proofErr w:type="spellEnd"/>
      <w:r w:rsidR="008E6E66">
        <w:rPr>
          <w:i/>
        </w:rPr>
        <w:t xml:space="preserve"> </w:t>
      </w:r>
      <w:r w:rsidR="004B5FB8">
        <w:t xml:space="preserve">představuje objekt třídy </w:t>
      </w:r>
      <w:proofErr w:type="spellStart"/>
      <w:r w:rsidR="004B5FB8">
        <w:rPr>
          <w:i/>
        </w:rPr>
        <w:t>Int</w:t>
      </w:r>
      <w:proofErr w:type="spellEnd"/>
      <w:r w:rsidR="004B5FB8">
        <w:t>.</w:t>
      </w:r>
    </w:p>
    <w:p w:rsidR="001948C8" w:rsidRDefault="001948C8" w:rsidP="001948C8">
      <w:pPr>
        <w:pStyle w:val="Nadpis2"/>
      </w:pPr>
      <w:bookmarkStart w:id="41" w:name="_Toc343033299"/>
      <w:bookmarkStart w:id="42" w:name="_Ref345678545"/>
      <w:bookmarkStart w:id="43" w:name="_Toc356090484"/>
      <w:r>
        <w:t>DEVS</w:t>
      </w:r>
      <w:bookmarkEnd w:id="41"/>
      <w:bookmarkEnd w:id="42"/>
      <w:bookmarkEnd w:id="43"/>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495DA1">
        <w:fldChar w:fldCharType="begin"/>
      </w:r>
      <w:r w:rsidR="00141273">
        <w:instrText xml:space="preserve"> REF _Ref344246396 \h </w:instrText>
      </w:r>
      <w:r w:rsidR="00495DA1">
        <w:fldChar w:fldCharType="separate"/>
      </w:r>
      <w:r w:rsidR="00016671">
        <w:t xml:space="preserve">Obrázek </w:t>
      </w:r>
      <w:r w:rsidR="00016671">
        <w:rPr>
          <w:noProof/>
        </w:rPr>
        <w:t>4</w:t>
      </w:r>
      <w:r w:rsidR="00016671">
        <w:t>.</w:t>
      </w:r>
      <w:r w:rsidR="00016671">
        <w:rPr>
          <w:noProof/>
        </w:rPr>
        <w:t>3</w:t>
      </w:r>
      <w:r w:rsidR="00495DA1">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016671">
              <w:rPr>
                <w:noProof/>
              </w:rPr>
              <w:t>[4]</w:t>
            </w:r>
          </w:fldSimple>
        </w:sdtContent>
      </w:sdt>
    </w:p>
    <w:p w:rsidR="001948C8" w:rsidRDefault="001948C8" w:rsidP="00D758A0">
      <w:pPr>
        <w:pStyle w:val="Obrzek"/>
      </w:pPr>
      <w:r>
        <w:rPr>
          <w:noProof/>
        </w:rPr>
        <w:lastRenderedPageBreak/>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0"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44" w:name="_Ref344246396"/>
      <w:r>
        <w:t>Obrázek</w:t>
      </w:r>
      <w:r w:rsidR="001948C8">
        <w:t xml:space="preserve"> </w:t>
      </w:r>
      <w:r w:rsidR="00495DA1">
        <w:fldChar w:fldCharType="begin"/>
      </w:r>
      <w:r w:rsidR="00DF0115">
        <w:instrText xml:space="preserve"> STYLEREF 1 \s </w:instrText>
      </w:r>
      <w:r w:rsidR="00495DA1">
        <w:fldChar w:fldCharType="separate"/>
      </w:r>
      <w:r>
        <w:rPr>
          <w:noProof/>
        </w:rPr>
        <w:t>4</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3</w:t>
      </w:r>
      <w:r w:rsidR="00495DA1">
        <w:fldChar w:fldCharType="end"/>
      </w:r>
      <w:bookmarkEnd w:id="44"/>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Pr>
                <w:noProof/>
              </w:rPr>
              <w:t>[10]</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016671">
              <w:rPr>
                <w:noProof/>
              </w:rPr>
              <w:t>[10]</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m:t>Y</m:t>
        </m:r>
      </m:oMath>
      <w:r>
        <w:t xml:space="preserve"> - množina výstupních hodnot (událostí)</w:t>
      </w:r>
    </w:p>
    <w:p w:rsidR="00A52A9D" w:rsidRDefault="00495DA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495DA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w:t>
      </w:r>
      <w:proofErr w:type="spellStart"/>
      <w:r>
        <w:t>rou</w:t>
      </w:r>
      <w:proofErr w:type="spellEnd"/>
      <w:r>
        <w:t xml:space="preserve"> je při přechodu do nového stavu nastavena interní událost za daný čas</w:t>
      </w:r>
    </w:p>
    <w:p w:rsidR="00A52A9D" w:rsidRPr="000F01B0" w:rsidRDefault="00495DA1"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w:t>
      </w:r>
      <w:proofErr w:type="spellStart"/>
      <w:r>
        <w:t>řed</w:t>
      </w:r>
      <w:proofErr w:type="spellEnd"/>
      <w:r>
        <w:t xml:space="preserve"> </w:t>
      </w:r>
      <w:r>
        <w:lastRenderedPageBreak/>
        <w:t xml:space="preserve">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016671">
              <w:rPr>
                <w:noProof/>
              </w:rPr>
              <w:t>[10]</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495DA1">
        <w:fldChar w:fldCharType="begin"/>
      </w:r>
      <w:r w:rsidR="007766B5">
        <w:instrText xml:space="preserve"> REF _Ref345371419 \h </w:instrText>
      </w:r>
      <w:r w:rsidR="00495DA1">
        <w:fldChar w:fldCharType="separate"/>
      </w:r>
      <w:r w:rsidR="00016671">
        <w:t xml:space="preserve">Obrázek </w:t>
      </w:r>
      <w:r w:rsidR="00016671">
        <w:rPr>
          <w:noProof/>
        </w:rPr>
        <w:t>4</w:t>
      </w:r>
      <w:r w:rsidR="00016671">
        <w:t>.</w:t>
      </w:r>
      <w:r w:rsidR="00016671">
        <w:rPr>
          <w:noProof/>
        </w:rPr>
        <w:t>4</w:t>
      </w:r>
      <w:r w:rsidR="00495DA1">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016671">
              <w:rPr>
                <w:noProof/>
              </w:rPr>
              <w:t>[10]</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495DA1"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016671">
              <w:rPr>
                <w:noProof/>
              </w:rPr>
              <w:t>[10]</w:t>
            </w:r>
          </w:fldSimple>
        </w:sdtContent>
      </w:sdt>
      <w:r w:rsidR="007766B5" w:rsidRPr="007766B5">
        <w:t xml:space="preserve"> </w:t>
      </w:r>
      <w:sdt>
        <w:sdtPr>
          <w:id w:val="14022439"/>
          <w:citation/>
        </w:sdtPr>
        <w:sdtContent>
          <w:fldSimple w:instr=" CITATION PPe11 \l 1029  ">
            <w:r w:rsidR="00016671">
              <w:rPr>
                <w:noProof/>
              </w:rPr>
              <w:t>[11]</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1"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45" w:name="_Ref345371419"/>
      <w:r>
        <w:t>Obrázek</w:t>
      </w:r>
      <w:r w:rsidR="007140D3">
        <w:t xml:space="preserve"> </w:t>
      </w:r>
      <w:r w:rsidR="00495DA1">
        <w:fldChar w:fldCharType="begin"/>
      </w:r>
      <w:r w:rsidR="00DF0115">
        <w:instrText xml:space="preserve"> STYLEREF 1 \s </w:instrText>
      </w:r>
      <w:r w:rsidR="00495DA1">
        <w:fldChar w:fldCharType="separate"/>
      </w:r>
      <w:r>
        <w:rPr>
          <w:noProof/>
        </w:rPr>
        <w:t>4</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4</w:t>
      </w:r>
      <w:r w:rsidR="00495DA1">
        <w:fldChar w:fldCharType="end"/>
      </w:r>
      <w:bookmarkEnd w:id="45"/>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Pr>
                <w:noProof/>
              </w:rPr>
              <w:t>[10]</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016671">
              <w:rPr>
                <w:noProof/>
              </w:rPr>
              <w:t>[10]</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016671">
              <w:rPr>
                <w:noProof/>
              </w:rPr>
              <w:t>[10]</w:t>
            </w:r>
          </w:fldSimple>
        </w:sdtContent>
      </w:sdt>
    </w:p>
    <w:p w:rsidR="001948C8" w:rsidRDefault="001948C8" w:rsidP="001948C8">
      <w:pPr>
        <w:pStyle w:val="Nadpis2"/>
      </w:pPr>
      <w:bookmarkStart w:id="46" w:name="_Toc343033300"/>
      <w:bookmarkStart w:id="47" w:name="_Ref356077086"/>
      <w:bookmarkStart w:id="48" w:name="_Toc356090485"/>
      <w:r>
        <w:t xml:space="preserve">Nástroj </w:t>
      </w:r>
      <w:proofErr w:type="spellStart"/>
      <w:r>
        <w:t>PNtalk</w:t>
      </w:r>
      <w:proofErr w:type="spellEnd"/>
      <w:r>
        <w:t>/</w:t>
      </w:r>
      <w:proofErr w:type="spellStart"/>
      <w:r>
        <w:t>SmallDEVS</w:t>
      </w:r>
      <w:bookmarkEnd w:id="46"/>
      <w:bookmarkEnd w:id="47"/>
      <w:bookmarkEnd w:id="48"/>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016671">
              <w:rPr>
                <w:noProof/>
              </w:rPr>
              <w:t>[2]</w:t>
            </w:r>
          </w:fldSimple>
        </w:sdtContent>
      </w:sdt>
      <w:r>
        <w:t>. Ta</w:t>
      </w:r>
      <w:r w:rsidR="002A5F3E">
        <w:t>to skupina se zabývá nejenom vý</w:t>
      </w:r>
      <w:r>
        <w:t xml:space="preserve">zkumem v oblasti modelování a simulace, ale také vývojem nových formalismů (viz. OOPN v kapitole </w:t>
      </w:r>
      <w:r w:rsidR="00495DA1">
        <w:fldChar w:fldCharType="begin"/>
      </w:r>
      <w:r>
        <w:instrText xml:space="preserve"> REF _Ref343026126 \r \h </w:instrText>
      </w:r>
      <w:r w:rsidR="00495DA1">
        <w:fldChar w:fldCharType="separate"/>
      </w:r>
      <w:r w:rsidR="00016671">
        <w:t>4.1</w:t>
      </w:r>
      <w:r w:rsidR="00495DA1">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w:t>
      </w:r>
      <w:r w:rsidR="00AD6652">
        <w:lastRenderedPageBreak/>
        <w:t xml:space="preserve">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rPr>
          <w:i/>
        </w:rPr>
        <w:t>!</w:t>
      </w:r>
      <w:r w:rsidR="00D20BF4">
        <w:t xml:space="preserve"> fungující jako virtuální operační systém</w:t>
      </w:r>
      <w:r>
        <w:t xml:space="preserve">. </w:t>
      </w:r>
      <w:sdt>
        <w:sdtPr>
          <w:id w:val="101128236"/>
          <w:citation/>
        </w:sdtPr>
        <w:sdtContent>
          <w:fldSimple w:instr=" CITATION Koč10 \l 1029 ">
            <w:r w:rsidR="00016671">
              <w:rPr>
                <w:noProof/>
              </w:rPr>
              <w:t>[4]</w:t>
            </w:r>
          </w:fldSimple>
        </w:sdtContent>
      </w:sdt>
    </w:p>
    <w:p w:rsidR="006F68AC" w:rsidRPr="006F68AC" w:rsidRDefault="006F68AC" w:rsidP="006F68AC">
      <w:pPr>
        <w:pStyle w:val="Nadpis3"/>
      </w:pPr>
      <w:bookmarkStart w:id="49" w:name="_Toc356090486"/>
      <w:proofErr w:type="spellStart"/>
      <w:r>
        <w:t>PNtalk</w:t>
      </w:r>
      <w:bookmarkEnd w:id="49"/>
      <w:proofErr w:type="spellEnd"/>
    </w:p>
    <w:p w:rsidR="001948C8" w:rsidRDefault="001948C8" w:rsidP="006F68AC">
      <w:pPr>
        <w:pStyle w:val="Odstavecprvn"/>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016671">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1948C8">
      <w:pPr>
        <w:pStyle w:val="Odstavecdal"/>
        <w:rPr>
          <w:ins w:id="50" w:author="Matron" w:date="2013-05-12T02:22:00Z"/>
        </w:rPr>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ins w:id="51" w:author="Matron" w:date="2013-05-12T01:20:00Z">
        <w:r>
          <w:t xml:space="preserve"> Jazyk </w:t>
        </w:r>
        <w:proofErr w:type="spellStart"/>
        <w:r w:rsidR="00495DA1" w:rsidRPr="00495DA1">
          <w:rPr>
            <w:i/>
          </w:rPr>
          <w:t>PNtalk</w:t>
        </w:r>
        <w:proofErr w:type="spellEnd"/>
        <w:r>
          <w:t xml:space="preserve"> </w:t>
        </w:r>
      </w:ins>
      <w:ins w:id="52" w:author="Matron" w:date="2013-05-12T01:21:00Z">
        <w:r>
          <w:t xml:space="preserve">umožňuje také grafickou práci s modelem OOPN. Nyní si </w:t>
        </w:r>
      </w:ins>
      <w:ins w:id="53" w:author="Matron" w:date="2013-05-12T01:22:00Z">
        <w:r>
          <w:t xml:space="preserve">popíšeme </w:t>
        </w:r>
      </w:ins>
      <w:ins w:id="54" w:author="Matron" w:date="2013-05-12T01:21:00Z">
        <w:r>
          <w:t xml:space="preserve">stavební prvky jazyka </w:t>
        </w:r>
      </w:ins>
      <w:ins w:id="55" w:author="Matron" w:date="2013-05-12T01:22:00Z">
        <w:r>
          <w:t xml:space="preserve">a předvedeme jejich grafickou notaci, </w:t>
        </w:r>
      </w:ins>
      <w:ins w:id="56" w:author="Matron" w:date="2013-05-12T01:21:00Z">
        <w:r>
          <w:t>tak jak j</w:t>
        </w:r>
      </w:ins>
      <w:ins w:id="57" w:author="Matron" w:date="2013-05-12T01:23:00Z">
        <w:r>
          <w:t>i</w:t>
        </w:r>
      </w:ins>
      <w:ins w:id="58" w:author="Matron" w:date="2013-05-12T01:21:00Z">
        <w:r>
          <w:t xml:space="preserve"> budeme dále využívat.</w:t>
        </w:r>
      </w:ins>
      <w:ins w:id="59" w:author="Matron" w:date="2013-05-12T01:24:00Z">
        <w:r w:rsidR="005B2444">
          <w:t xml:space="preserve"> Budeme přitom vycházet z kapitoly</w:t>
        </w:r>
      </w:ins>
      <w:ins w:id="60" w:author="Matron" w:date="2013-05-12T02:05:00Z">
        <w:r w:rsidR="00C833CD">
          <w:t xml:space="preserve"> </w:t>
        </w:r>
        <w:r w:rsidR="00495DA1">
          <w:fldChar w:fldCharType="begin"/>
        </w:r>
        <w:r w:rsidR="00C833CD">
          <w:instrText xml:space="preserve"> REF _Ref343026126 \r \h </w:instrText>
        </w:r>
      </w:ins>
      <w:r w:rsidR="00495DA1">
        <w:fldChar w:fldCharType="separate"/>
      </w:r>
      <w:r w:rsidR="00016671">
        <w:t>4.1</w:t>
      </w:r>
      <w:ins w:id="61" w:author="Matron" w:date="2013-05-12T02:05:00Z">
        <w:r w:rsidR="00495DA1">
          <w:fldChar w:fldCharType="end"/>
        </w:r>
      </w:ins>
      <w:ins w:id="62" w:author="Matron" w:date="2013-05-12T02:07:00Z">
        <w:r w:rsidR="00C833CD">
          <w:t xml:space="preserve"> a rozšířené třídy </w:t>
        </w:r>
      </w:ins>
      <w:proofErr w:type="spellStart"/>
      <w:ins w:id="63" w:author="Matron" w:date="2013-05-12T02:09:00Z">
        <w:r w:rsidR="00C833CD">
          <w:rPr>
            <w:rFonts w:ascii="Courier New" w:hAnsi="Courier New" w:cs="Courier New"/>
          </w:rPr>
          <w:t>Counter</w:t>
        </w:r>
        <w:proofErr w:type="spellEnd"/>
        <w:r w:rsidR="00C833CD">
          <w:t>, ke které přidáme všechny zbývající prvky OOPN a popíšeme je v následujících odstavcích.</w:t>
        </w:r>
      </w:ins>
      <w:ins w:id="64" w:author="Matron" w:date="2013-05-12T02:21:00Z">
        <w:r w:rsidR="00E86114">
          <w:t xml:space="preserve"> Grafick</w:t>
        </w:r>
      </w:ins>
      <w:ins w:id="65" w:author="Matron" w:date="2013-05-12T02:22:00Z">
        <w:r w:rsidR="00E86114">
          <w:t>ou</w:t>
        </w:r>
      </w:ins>
      <w:ins w:id="66" w:author="Matron" w:date="2013-05-12T02:21:00Z">
        <w:r w:rsidR="00E86114">
          <w:t xml:space="preserve"> definic</w:t>
        </w:r>
      </w:ins>
      <w:ins w:id="67" w:author="Matron" w:date="2013-05-12T02:22:00Z">
        <w:r w:rsidR="00E86114">
          <w:t>i</w:t>
        </w:r>
      </w:ins>
      <w:ins w:id="68" w:author="Matron" w:date="2013-05-12T02:21:00Z">
        <w:r w:rsidR="00E86114">
          <w:t xml:space="preserve"> výsledné třídy s popisem prvků </w:t>
        </w:r>
      </w:ins>
      <w:ins w:id="69" w:author="Matron" w:date="2013-05-12T02:22:00Z">
        <w:r w:rsidR="00E86114">
          <w:t xml:space="preserve">najdete na obrázku </w:t>
        </w:r>
      </w:ins>
      <w:r w:rsidR="00801D3D">
        <w:fldChar w:fldCharType="begin"/>
      </w:r>
      <w:r w:rsidR="00AB3FB1">
        <w:instrText xml:space="preserve"> REF _Ref356090827</w:instrText>
      </w:r>
      <w:r w:rsidR="00801D3D">
        <w:rPr>
          <w:lang w:val="en-US"/>
        </w:rPr>
        <w:instrText xml:space="preserve"> </w:instrText>
      </w:r>
      <w:r w:rsidR="00801D3D">
        <w:instrText xml:space="preserve">\h </w:instrText>
      </w:r>
      <w:r w:rsidR="00801D3D">
        <w:fldChar w:fldCharType="separate"/>
      </w:r>
      <w:r w:rsidR="00016671">
        <w:rPr>
          <w:noProof/>
        </w:rPr>
        <w:t>4</w:t>
      </w:r>
      <w:r w:rsidR="00016671">
        <w:t>.</w:t>
      </w:r>
      <w:r w:rsidR="00016671">
        <w:rPr>
          <w:noProof/>
        </w:rPr>
        <w:t>5</w:t>
      </w:r>
      <w:r w:rsidR="00801D3D">
        <w:fldChar w:fldCharType="end"/>
      </w:r>
      <w:ins w:id="70" w:author="Matron" w:date="2013-05-12T02:49:00Z">
        <w:r w:rsidR="00DF0115">
          <w:t>.</w:t>
        </w:r>
      </w:ins>
    </w:p>
    <w:p w:rsidR="00BC320C" w:rsidRDefault="00C833CD" w:rsidP="001948C8">
      <w:pPr>
        <w:pStyle w:val="Odstavecdal"/>
        <w:rPr>
          <w:ins w:id="71" w:author="Matron" w:date="2013-05-12T02:34:00Z"/>
        </w:rPr>
      </w:pPr>
      <w:ins w:id="72" w:author="Matron" w:date="2013-05-12T02:14:00Z">
        <w:r>
          <w:t>J</w:t>
        </w:r>
      </w:ins>
      <w:ins w:id="73" w:author="Matron" w:date="2013-05-12T02:12:00Z">
        <w:r>
          <w:t>azy</w:t>
        </w:r>
      </w:ins>
      <w:ins w:id="74" w:author="Matron" w:date="2013-05-12T02:14:00Z">
        <w:r>
          <w:t>k</w:t>
        </w:r>
      </w:ins>
      <w:ins w:id="75" w:author="Matron" w:date="2013-05-12T02:12:00Z">
        <w:r>
          <w:t xml:space="preserve"> </w:t>
        </w:r>
        <w:proofErr w:type="spellStart"/>
        <w:r w:rsidR="00495DA1" w:rsidRPr="00495DA1">
          <w:rPr>
            <w:i/>
          </w:rPr>
          <w:t>PNtalk</w:t>
        </w:r>
        <w:proofErr w:type="spellEnd"/>
        <w:r>
          <w:t xml:space="preserve"> </w:t>
        </w:r>
      </w:ins>
      <w:ins w:id="76" w:author="Matron" w:date="2013-05-12T02:14:00Z">
        <w:r>
          <w:t xml:space="preserve">zavádí </w:t>
        </w:r>
      </w:ins>
      <w:ins w:id="77" w:author="Matron" w:date="2013-05-12T02:13:00Z">
        <w:r>
          <w:t xml:space="preserve">nové </w:t>
        </w:r>
      </w:ins>
      <w:ins w:id="78" w:author="Matron" w:date="2013-05-12T02:12:00Z">
        <w:r>
          <w:t xml:space="preserve">pojmenování </w:t>
        </w:r>
      </w:ins>
      <w:ins w:id="79" w:author="Matron" w:date="2013-05-12T02:15:00Z">
        <w:r w:rsidR="00E86114">
          <w:t xml:space="preserve">hran, </w:t>
        </w:r>
      </w:ins>
      <w:ins w:id="80" w:author="Matron" w:date="2013-05-12T02:16:00Z">
        <w:r w:rsidR="00E86114">
          <w:t>vyjadřující</w:t>
        </w:r>
      </w:ins>
      <w:ins w:id="81" w:author="Matron" w:date="2013-05-12T02:15:00Z">
        <w:r w:rsidR="00E86114">
          <w:t xml:space="preserve"> podmínk</w:t>
        </w:r>
      </w:ins>
      <w:ins w:id="82" w:author="Matron" w:date="2013-05-12T02:16:00Z">
        <w:r w:rsidR="00E86114">
          <w:t>y</w:t>
        </w:r>
      </w:ins>
      <w:ins w:id="83" w:author="Matron" w:date="2013-05-12T02:15:00Z">
        <w:r w:rsidR="00E86114">
          <w:t xml:space="preserve"> </w:t>
        </w:r>
      </w:ins>
      <w:proofErr w:type="spellStart"/>
      <w:ins w:id="84" w:author="Matron" w:date="2013-05-12T02:14:00Z">
        <w:r w:rsidR="00495DA1" w:rsidRPr="00495DA1">
          <w:rPr>
            <w:i/>
          </w:rPr>
          <w:t>preset</w:t>
        </w:r>
        <w:proofErr w:type="spellEnd"/>
        <w:r w:rsidR="00E86114">
          <w:t xml:space="preserve">, respektive </w:t>
        </w:r>
        <w:proofErr w:type="spellStart"/>
        <w:r w:rsidR="00495DA1" w:rsidRPr="00495DA1">
          <w:rPr>
            <w:i/>
          </w:rPr>
          <w:t>postset</w:t>
        </w:r>
        <w:proofErr w:type="spellEnd"/>
        <w:r w:rsidR="00E86114">
          <w:t xml:space="preserve">, jako </w:t>
        </w:r>
        <w:proofErr w:type="spellStart"/>
        <w:r w:rsidR="00495DA1" w:rsidRPr="00495DA1">
          <w:rPr>
            <w:i/>
          </w:rPr>
          <w:t>precond</w:t>
        </w:r>
        <w:proofErr w:type="spellEnd"/>
        <w:r w:rsidR="00E86114">
          <w:t xml:space="preserve">, respektive </w:t>
        </w:r>
        <w:proofErr w:type="spellStart"/>
        <w:r w:rsidR="00495DA1" w:rsidRPr="00495DA1">
          <w:rPr>
            <w:i/>
          </w:rPr>
          <w:t>postcond</w:t>
        </w:r>
        <w:proofErr w:type="spellEnd"/>
        <w:r w:rsidR="00E86114">
          <w:t xml:space="preserve">, a přináší </w:t>
        </w:r>
      </w:ins>
      <w:ins w:id="85" w:author="Matron" w:date="2013-05-12T02:17:00Z">
        <w:r w:rsidR="00E86114">
          <w:t xml:space="preserve">novou hranu zvanou </w:t>
        </w:r>
        <w:proofErr w:type="spellStart"/>
        <w:r w:rsidR="00495DA1" w:rsidRPr="00495DA1">
          <w:rPr>
            <w:i/>
          </w:rPr>
          <w:t>cond</w:t>
        </w:r>
      </w:ins>
      <w:proofErr w:type="spellEnd"/>
      <w:ins w:id="86" w:author="Matron" w:date="2013-05-12T02:35:00Z">
        <w:r w:rsidR="00A11969">
          <w:t xml:space="preserve"> (v češtině budeme používat pojem </w:t>
        </w:r>
      </w:ins>
      <w:ins w:id="87" w:author="Matron" w:date="2013-05-12T02:36:00Z">
        <w:r w:rsidR="00A11969">
          <w:rPr>
            <w:i/>
          </w:rPr>
          <w:t>testovací hrana</w:t>
        </w:r>
        <w:r w:rsidR="00A11969">
          <w:t>)</w:t>
        </w:r>
      </w:ins>
      <w:ins w:id="88" w:author="Matron" w:date="2013-05-12T02:17:00Z">
        <w:r w:rsidR="00E86114">
          <w:t>,</w:t>
        </w:r>
      </w:ins>
      <w:ins w:id="89" w:author="Matron" w:date="2013-05-12T02:35:00Z">
        <w:r w:rsidR="00A11969">
          <w:t xml:space="preserve"> </w:t>
        </w:r>
      </w:ins>
      <w:ins w:id="90" w:author="Matron" w:date="2013-05-12T02:17:00Z">
        <w:r w:rsidR="00E86114">
          <w:t xml:space="preserve">která naváže objekt </w:t>
        </w:r>
      </w:ins>
      <w:ins w:id="91" w:author="Matron" w:date="2013-05-12T02:18:00Z">
        <w:r w:rsidR="00E86114">
          <w:t xml:space="preserve">z napojeného místa </w:t>
        </w:r>
      </w:ins>
      <w:ins w:id="92" w:author="Matron" w:date="2013-05-12T02:17:00Z">
        <w:r w:rsidR="00E86114">
          <w:t xml:space="preserve">na proměnnou přechodu, ale objekt v místě </w:t>
        </w:r>
      </w:ins>
      <w:ins w:id="93" w:author="Matron" w:date="2013-05-12T02:18:00Z">
        <w:r w:rsidR="00E86114">
          <w:t xml:space="preserve">nadále </w:t>
        </w:r>
      </w:ins>
      <w:ins w:id="94" w:author="Matron" w:date="2013-05-12T02:17:00Z">
        <w:r w:rsidR="00E86114">
          <w:t>zůstává.</w:t>
        </w:r>
      </w:ins>
    </w:p>
    <w:p w:rsidR="00A11969" w:rsidRPr="00A11969" w:rsidRDefault="00A11969" w:rsidP="001948C8">
      <w:pPr>
        <w:pStyle w:val="Odstavecdal"/>
        <w:rPr>
          <w:ins w:id="95" w:author="Matron" w:date="2013-05-12T02:34:00Z"/>
        </w:rPr>
      </w:pPr>
      <w:ins w:id="96" w:author="Matron" w:date="2013-05-12T02:34:00Z">
        <w:r>
          <w:t xml:space="preserve">Přechodům přibude volitelná definice tzv. </w:t>
        </w:r>
        <w:r>
          <w:rPr>
            <w:i/>
          </w:rPr>
          <w:t>stráže</w:t>
        </w:r>
      </w:ins>
      <w:ins w:id="97" w:author="Matron" w:date="2013-05-12T02:37:00Z">
        <w:r>
          <w:t xml:space="preserve">, která </w:t>
        </w:r>
      </w:ins>
      <w:ins w:id="98" w:author="Matron" w:date="2013-05-12T02:38:00Z">
        <w:r>
          <w:t>přináší</w:t>
        </w:r>
      </w:ins>
      <w:ins w:id="99" w:author="Matron" w:date="2013-05-12T02:37:00Z">
        <w:r>
          <w:t xml:space="preserve"> další podmínk</w:t>
        </w:r>
      </w:ins>
      <w:ins w:id="100" w:author="Matron" w:date="2013-05-12T02:38:00Z">
        <w:r>
          <w:t>u</w:t>
        </w:r>
      </w:ins>
      <w:ins w:id="101" w:author="Matron" w:date="2013-05-12T02:37:00Z">
        <w:r>
          <w:t xml:space="preserve"> proveditelnosti přechodu a lze s ní provádět testy na stav objektů. </w:t>
        </w:r>
      </w:ins>
      <w:ins w:id="102" w:author="Matron" w:date="2013-05-12T02:38:00Z">
        <w:r>
          <w:t>Stráž se vyhodnocuje jako booleovský výraz, přičemž operandy m</w:t>
        </w:r>
      </w:ins>
      <w:ins w:id="103" w:author="Matron" w:date="2013-05-12T02:43:00Z">
        <w:r>
          <w:t>oh</w:t>
        </w:r>
      </w:ins>
      <w:ins w:id="104" w:author="Matron" w:date="2013-05-12T02:41:00Z">
        <w:r>
          <w:t xml:space="preserve">ou být </w:t>
        </w:r>
      </w:ins>
      <w:ins w:id="105" w:author="Matron" w:date="2013-05-12T02:40:00Z">
        <w:r>
          <w:t xml:space="preserve">kromě klasického </w:t>
        </w:r>
      </w:ins>
      <w:ins w:id="106" w:author="Matron" w:date="2013-05-12T02:42:00Z">
        <w:r>
          <w:t>vyhodnocování operací</w:t>
        </w:r>
      </w:ins>
      <w:ins w:id="107" w:author="Matron" w:date="2013-05-12T02:38:00Z">
        <w:r>
          <w:t xml:space="preserve"> </w:t>
        </w:r>
      </w:ins>
      <w:ins w:id="108" w:author="Matron" w:date="2013-05-12T02:41:00Z">
        <w:r>
          <w:t>také</w:t>
        </w:r>
      </w:ins>
      <w:ins w:id="109" w:author="Matron" w:date="2013-05-12T02:38:00Z">
        <w:r>
          <w:t xml:space="preserve"> volání </w:t>
        </w:r>
      </w:ins>
      <w:ins w:id="110" w:author="Matron" w:date="2013-05-12T02:39:00Z">
        <w:r>
          <w:rPr>
            <w:i/>
          </w:rPr>
          <w:t>predikátu</w:t>
        </w:r>
        <w:r>
          <w:t xml:space="preserve">, </w:t>
        </w:r>
        <w:r>
          <w:rPr>
            <w:i/>
          </w:rPr>
          <w:t>synchronního portu</w:t>
        </w:r>
        <w:r>
          <w:t xml:space="preserve">, nebo </w:t>
        </w:r>
        <w:r>
          <w:rPr>
            <w:i/>
          </w:rPr>
          <w:t>inhibitoru</w:t>
        </w:r>
      </w:ins>
      <w:ins w:id="111" w:author="Matron" w:date="2013-05-12T02:40:00Z">
        <w:r>
          <w:t xml:space="preserve">. </w:t>
        </w:r>
      </w:ins>
    </w:p>
    <w:p w:rsidR="00A11969" w:rsidRDefault="00DF0115" w:rsidP="001948C8">
      <w:pPr>
        <w:pStyle w:val="Odstavecdal"/>
      </w:pPr>
      <w:ins w:id="112" w:author="Matron" w:date="2013-05-12T02:46:00Z">
        <w:r>
          <w:rPr>
            <w:i/>
          </w:rPr>
          <w:t>Synchronní port</w:t>
        </w:r>
        <w:r>
          <w:t xml:space="preserve"> je prvek, který má charakter přechodů i metod, čemuž odpovídá i jeho grafická notace (viz </w:t>
        </w:r>
      </w:ins>
      <w:r w:rsidR="00B9672E" w:rsidRPr="00B9672E">
        <w:fldChar w:fldCharType="begin"/>
      </w:r>
      <w:r w:rsidR="00B9672E" w:rsidRPr="00B9672E">
        <w:instrText xml:space="preserve"> REF _Ref356090827</w:instrText>
      </w:r>
      <w:r w:rsidR="00B9672E" w:rsidRPr="00B9672E">
        <w:rPr>
          <w:lang w:val="en-US"/>
        </w:rPr>
        <w:instrText xml:space="preserve"> </w:instrText>
      </w:r>
      <w:r w:rsidR="00B9672E" w:rsidRPr="00B9672E">
        <w:instrText xml:space="preserve">\h </w:instrText>
      </w:r>
      <w:r w:rsidR="00B9672E" w:rsidRPr="00B9672E">
        <w:fldChar w:fldCharType="separate"/>
      </w:r>
      <w:r w:rsidR="00B9672E" w:rsidRPr="00B9672E">
        <w:t>4.5</w:t>
      </w:r>
      <w:r w:rsidR="00B9672E" w:rsidRPr="00B9672E">
        <w:fldChar w:fldCharType="end"/>
      </w:r>
      <w:r w:rsidR="00B9672E">
        <w:t xml:space="preserve">). Porty, jak se jim zkráceně říká, mohou, podobně jako přechod, obsahovat vstupní, výstupní i testovací hrany a stráž, ale nejsou to sítě, takže neobsahují místa ani přechody. K synchronnímu portu je připojen vzor zprávy, na kterou reaguje a může být volán ze stráže libovolného přechodu. Synchronní porty slouží k testování stavu objektu a k jeho případné změně. Mohou být volány s volnými nebo navázanými proměnnými, potom testování proveditelnosti portu, podobně jako přechodu, </w:t>
      </w:r>
      <w:r w:rsidR="000C2564">
        <w:t xml:space="preserve">spočívá ve vhodném navázání proměnných. Výsledek volání synchronního portu pravdivý, jestliže port je proveditelný v daném stavu objektu. Naopak výsledek volání </w:t>
      </w:r>
      <w:r w:rsidR="000C2564">
        <w:rPr>
          <w:i/>
        </w:rPr>
        <w:t>inhibitoru</w:t>
      </w:r>
      <w:r w:rsidR="000C2564">
        <w:t xml:space="preserve">, který má jinak stejné vlastnosti jako synchronní port, je pravdivý, pokud je inhibitor neproveditelný. Speciálním případem synchronního portu je </w:t>
      </w:r>
      <w:r w:rsidR="000C2564">
        <w:rPr>
          <w:i/>
        </w:rPr>
        <w:t>predikát</w:t>
      </w:r>
      <w:r w:rsidR="000C2564">
        <w:t xml:space="preserve">, který nikdy neovlivňuje stav objektu, pouze jej testuje pomocí testovacích hran.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0E417A">
        <w:t xml:space="preserve">přechodu, tak portu. </w:t>
      </w:r>
      <w:r w:rsidR="000C2564">
        <w:t>Provedení jakéhokoliv typu synchronního portu je vždy atomické.</w:t>
      </w:r>
    </w:p>
    <w:p w:rsidR="00707BD3" w:rsidRDefault="00707BD3" w:rsidP="001948C8">
      <w:pPr>
        <w:pStyle w:val="Odstavecdal"/>
      </w:pPr>
      <w:r>
        <w:lastRenderedPageBreak/>
        <w:t>ZDEEEEEEEEEEEEEEEEEEEEEEEE</w:t>
      </w:r>
    </w:p>
    <w:p w:rsidR="00707BD3" w:rsidRPr="000C2564" w:rsidRDefault="00707BD3" w:rsidP="001948C8">
      <w:pPr>
        <w:pStyle w:val="Odstavecdal"/>
        <w:rPr>
          <w:ins w:id="113" w:author="Matron" w:date="2013-05-12T01:20:00Z"/>
        </w:rPr>
      </w:pPr>
    </w:p>
    <w:p w:rsidR="00DF0115" w:rsidRDefault="00E80108" w:rsidP="001948C8">
      <w:pPr>
        <w:pStyle w:val="Odstavecdal"/>
      </w:pPr>
      <w:del w:id="114" w:author="Matron" w:date="2013-05-12T01:20:00Z">
        <w:r w:rsidDel="00BC320C">
          <w:delText xml:space="preserve"> </w:delText>
        </w:r>
      </w:del>
      <w:r w:rsidR="00D748B6">
        <w:t>Díky struktury a principu vytváření objektů v OOPN popsaném v</w:t>
      </w:r>
      <w:r w:rsidR="00016671">
        <w:t xml:space="preserve"> kapitole</w:t>
      </w:r>
      <w:r w:rsidR="00D748B6">
        <w:t xml:space="preserve"> </w:t>
      </w:r>
      <w:r w:rsidR="00495DA1">
        <w:fldChar w:fldCharType="begin"/>
      </w:r>
      <w:r w:rsidR="00D748B6">
        <w:instrText xml:space="preserve"> REF _Ref343026126 \r \h </w:instrText>
      </w:r>
      <w:r w:rsidR="00495DA1">
        <w:fldChar w:fldCharType="separate"/>
      </w:r>
      <w:r w:rsidR="00016671">
        <w:t>4.1</w:t>
      </w:r>
      <w:r w:rsidR="00495DA1">
        <w:fldChar w:fldCharType="end"/>
      </w:r>
      <w:r w:rsidR="00D748B6">
        <w:t xml:space="preserve"> je možné zavést dynamické chování modelu. Dynamičností se rozumí změna struktury, nebo chování modelu za běhu. Tím že objekty (instance) jsou kopií vzorového objektu (třídy), je možné měnit buď chování objektu samotného, nebo změnit vzor třídy, přičemž každá další vytvořená instance této třídy bude kopírovat novou strukturu vzoru, ale instance již vytvořené zůstanou nezměněny. </w:t>
      </w:r>
      <w:del w:id="115" w:author="Matron" w:date="2013-05-12T01:15:00Z">
        <w:r w:rsidR="00D748B6" w:rsidRPr="00FA69C5" w:rsidDel="00BC320C">
          <w:rPr>
            <w:i/>
          </w:rPr>
          <w:delText>PNtalk</w:delText>
        </w:r>
        <w:r w:rsidR="00D748B6" w:rsidDel="00BC320C">
          <w:delText xml:space="preserve"> pro možnost dynamických změn </w:delText>
        </w:r>
        <w:r w:rsidR="00FA69C5" w:rsidDel="00BC320C">
          <w:delText>využívá</w:delText>
        </w:r>
        <w:r w:rsidR="00D748B6" w:rsidDel="00BC320C">
          <w:delText xml:space="preserve"> principy otevřené implementace</w:delText>
        </w:r>
        <w:r w:rsidR="00FA69C5" w:rsidDel="00BC320C">
          <w:delText>, zejména metaúrovňových architektur</w:delText>
        </w:r>
        <w:r w:rsidR="0035110A" w:rsidDel="00BC320C">
          <w:delText xml:space="preserve"> </w:delText>
        </w:r>
      </w:del>
      <w:customXmlDelRangeStart w:id="116" w:author="Matron" w:date="2013-05-12T01:15:00Z"/>
      <w:sdt>
        <w:sdtPr>
          <w:id w:val="161457106"/>
          <w:citation/>
        </w:sdtPr>
        <w:sdtContent>
          <w:customXmlDelRangeEnd w:id="116"/>
          <w:del w:id="117" w:author="Matron" w:date="2013-05-12T01:15:00Z">
            <w:r w:rsidR="00495DA1" w:rsidDel="00BC320C">
              <w:fldChar w:fldCharType="begin"/>
            </w:r>
            <w:r w:rsidR="00A30B9B" w:rsidDel="00BC320C">
              <w:delInstrText xml:space="preserve"> CITATION Koč10 \l 1029 </w:delInstrText>
            </w:r>
            <w:r w:rsidR="00495DA1" w:rsidDel="00BC320C">
              <w:fldChar w:fldCharType="separate"/>
            </w:r>
            <w:r w:rsidR="0040208B" w:rsidDel="00BC320C">
              <w:rPr>
                <w:noProof/>
              </w:rPr>
              <w:delText>[4]</w:delText>
            </w:r>
            <w:r w:rsidR="00495DA1" w:rsidDel="00BC320C">
              <w:fldChar w:fldCharType="end"/>
            </w:r>
          </w:del>
          <w:customXmlDelRangeStart w:id="118" w:author="Matron" w:date="2013-05-12T01:15:00Z"/>
        </w:sdtContent>
      </w:sdt>
      <w:customXmlDelRangeEnd w:id="118"/>
      <w:del w:id="119" w:author="Matron" w:date="2013-05-12T01:15:00Z">
        <w:r w:rsidR="00FA69C5" w:rsidDel="00BC320C">
          <w:delText>. Základem otevřené implementace je umožnění aplikaci nahlédnout až za definované rozhraní objektu, tedy do vnitřních aspektů, které může ovlivňovat. Metaúroveň je potom chápána tak, že pro každý klasický objekt existuje nějaký jiný metaobjekt, který svým rozhraním umožňuje inspekci a změnu aspektů daného klasickéh</w:delText>
        </w:r>
        <w:r w:rsidR="00727AF8" w:rsidDel="00BC320C">
          <w:delText xml:space="preserve">o objektu. Obecně je metaúrovňová architektura rozdělena do různých úrovní, kde každá úroveň je řízená jinou úrovní (metaúrovní z pohledu řízené úrovně). Z komplexnějšího hlediska je potom metaúroveň celého systému, nebo jeho </w:delText>
        </w:r>
        <w:r w:rsidR="00F463C6" w:rsidDel="00BC320C">
          <w:delText>podsystémů</w:delText>
        </w:r>
        <w:r w:rsidR="00727AF8" w:rsidDel="00BC320C">
          <w:delText xml:space="preserve">, nazývána </w:delText>
        </w:r>
        <w:r w:rsidR="00727AF8" w:rsidDel="00BC320C">
          <w:rPr>
            <w:i/>
          </w:rPr>
          <w:delText>metasystém</w:delText>
        </w:r>
        <w:r w:rsidR="00727AF8" w:rsidDel="00BC320C">
          <w:delText xml:space="preserve">. Nástroj </w:delText>
        </w:r>
        <w:r w:rsidR="00727AF8" w:rsidRPr="00F463C6" w:rsidDel="00BC320C">
          <w:rPr>
            <w:i/>
          </w:rPr>
          <w:delText>PNtalk</w:delText>
        </w:r>
        <w:r w:rsidR="00727AF8" w:rsidDel="00BC320C">
          <w:delText xml:space="preserve"> je založen na co největší otevřenosti s využitím reflektivních a metaúrovňových architektur</w:delText>
        </w:r>
        <w:r w:rsidR="0035110A" w:rsidDel="00BC320C">
          <w:delText xml:space="preserve"> </w:delText>
        </w:r>
      </w:del>
      <w:sdt>
        <w:sdtPr>
          <w:id w:val="161457107"/>
          <w:citation/>
        </w:sdtPr>
        <w:sdtContent>
          <w:fldSimple w:instr=" CITATION Koč10 \l 1029 ">
            <w:r w:rsidR="00016671">
              <w:rPr>
                <w:noProof/>
              </w:rPr>
              <w:t>[4]</w:t>
            </w:r>
          </w:fldSimple>
        </w:sdtContent>
      </w:sdt>
    </w:p>
    <w:p w:rsidR="00AC78BF" w:rsidRDefault="00AC78BF">
      <w:pPr>
        <w:pStyle w:val="Obrzek"/>
        <w:keepNext/>
      </w:pPr>
      <w:r>
        <w:rPr>
          <w:noProof/>
        </w:rPr>
        <w:drawing>
          <wp:inline distT="0" distB="0" distL="0" distR="0">
            <wp:extent cx="3886200" cy="4108561"/>
            <wp:effectExtent l="0" t="0" r="0" b="0"/>
            <wp:docPr id="18" name="Obrázek 17" descr="kresba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sba2.emf"/>
                    <pic:cNvPicPr/>
                  </pic:nvPicPr>
                  <pic:blipFill>
                    <a:blip r:embed="rId22" cstate="print"/>
                    <a:stretch>
                      <a:fillRect/>
                    </a:stretch>
                  </pic:blipFill>
                  <pic:spPr>
                    <a:xfrm>
                      <a:off x="0" y="0"/>
                      <a:ext cx="3886200" cy="4108561"/>
                    </a:xfrm>
                    <a:prstGeom prst="rect">
                      <a:avLst/>
                    </a:prstGeom>
                  </pic:spPr>
                </pic:pic>
              </a:graphicData>
            </a:graphic>
          </wp:inline>
        </w:drawing>
      </w:r>
    </w:p>
    <w:p w:rsidR="00AC78BF" w:rsidRDefault="00016671">
      <w:pPr>
        <w:pStyle w:val="Titulek"/>
      </w:pPr>
      <w:r>
        <w:t>Obrázek</w:t>
      </w:r>
      <w:r w:rsidR="00DF0115">
        <w:t xml:space="preserve"> </w:t>
      </w:r>
      <w:bookmarkStart w:id="120" w:name="_Ref356090827"/>
      <w:r w:rsidR="00495DA1">
        <w:fldChar w:fldCharType="begin"/>
      </w:r>
      <w:r w:rsidR="00DF0115">
        <w:instrText xml:space="preserve"> STYLEREF 1 \s </w:instrText>
      </w:r>
      <w:r w:rsidR="00495DA1">
        <w:fldChar w:fldCharType="separate"/>
      </w:r>
      <w:r>
        <w:rPr>
          <w:noProof/>
        </w:rPr>
        <w:t>4</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5</w:t>
      </w:r>
      <w:r w:rsidR="00495DA1">
        <w:fldChar w:fldCharType="end"/>
      </w:r>
      <w:bookmarkEnd w:id="120"/>
      <w:r w:rsidR="00DF0115">
        <w:t xml:space="preserve">: </w:t>
      </w:r>
      <w:proofErr w:type="spellStart"/>
      <w:r w:rsidR="00DF0115">
        <w:t>Counter</w:t>
      </w:r>
      <w:proofErr w:type="spellEnd"/>
      <w:r w:rsidR="00DF0115">
        <w:t>...</w:t>
      </w:r>
    </w:p>
    <w:p w:rsidR="00AC78BF" w:rsidRDefault="00AC78BF">
      <w:pPr>
        <w:pStyle w:val="Obrzek"/>
      </w:pPr>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r w:rsidR="00495DA1">
        <w:fldChar w:fldCharType="begin"/>
      </w:r>
      <w:r w:rsidR="00DF0115">
        <w:instrText xml:space="preserve"> STYLEREF 1 \s </w:instrText>
      </w:r>
      <w:r w:rsidR="00495DA1">
        <w:fldChar w:fldCharType="separate"/>
      </w:r>
      <w:r>
        <w:rPr>
          <w:noProof/>
        </w:rPr>
        <w:t>4</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6</w:t>
      </w:r>
      <w:r w:rsidR="00495DA1">
        <w:fldChar w:fldCharType="end"/>
      </w:r>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Pr>
                <w:noProof/>
              </w:rPr>
              <w:t>[4]</w:t>
            </w:r>
          </w:fldSimple>
        </w:sdtContent>
      </w:sdt>
      <w:r w:rsidR="001948C8">
        <w:t>.</w:t>
      </w:r>
    </w:p>
    <w:p w:rsidR="006F68AC" w:rsidRDefault="006F68AC" w:rsidP="006F68AC">
      <w:pPr>
        <w:pStyle w:val="Nadpis3"/>
      </w:pPr>
      <w:bookmarkStart w:id="121" w:name="_Toc356090487"/>
      <w:proofErr w:type="spellStart"/>
      <w:r>
        <w:t>SmallDEVS</w:t>
      </w:r>
      <w:bookmarkEnd w:id="121"/>
      <w:proofErr w:type="spellEnd"/>
    </w:p>
    <w:p w:rsidR="00C1695F" w:rsidRPr="00C1695F" w:rsidRDefault="00C1695F" w:rsidP="006F68AC">
      <w:pPr>
        <w:pStyle w:val="Odstavecprvn"/>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016671">
              <w:rPr>
                <w:noProof/>
              </w:rPr>
              <w:t>[4]</w:t>
            </w:r>
          </w:fldSimple>
        </w:sdtContent>
      </w:sdt>
      <w:r>
        <w:t>:</w:t>
      </w:r>
    </w:p>
    <w:p w:rsidR="001948C8" w:rsidRDefault="001948C8" w:rsidP="001948C8">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1948C8">
      <w:pPr>
        <w:pStyle w:val="Odstavecdal"/>
      </w:pPr>
      <w:proofErr w:type="spellStart"/>
      <w:r w:rsidRPr="00880F59">
        <w:rPr>
          <w:i/>
        </w:rPr>
        <w:t>SmallDEVS</w:t>
      </w:r>
      <w:proofErr w:type="spellEnd"/>
      <w:r>
        <w:t xml:space="preserve"> je tedy dynamický, objektově orientovaný jazyk s otevřenou implementací (popsáno výše v této podkapitole) založený na </w:t>
      </w:r>
      <w:proofErr w:type="spellStart"/>
      <w:r>
        <w:t>Zieglerově</w:t>
      </w:r>
      <w:proofErr w:type="spellEnd"/>
      <w:r>
        <w:t xml:space="preserve"> formalismu DEVS </w:t>
      </w:r>
      <w:sdt>
        <w:sdtPr>
          <w:id w:val="161457172"/>
          <w:citation/>
        </w:sdtPr>
        <w:sdtContent>
          <w:fldSimple w:instr=" CITATION Zie00 \l 1029 ">
            <w:r w:rsidR="00016671">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w:t>
      </w:r>
      <w:r w:rsidR="00305000">
        <w:lastRenderedPageBreak/>
        <w:t xml:space="preserve">které </w:t>
      </w:r>
      <w:r w:rsidR="00F22EB0">
        <w:t>je prozatím poněkud nestabilní,</w:t>
      </w:r>
      <w:r w:rsidR="00305000">
        <w:t xml:space="preserve"> tudíž je tato možnost riskantnější. V obou případech je třeba ctít zásady DEVS (viz. </w:t>
      </w:r>
      <w:r w:rsidR="00495DA1">
        <w:fldChar w:fldCharType="begin"/>
      </w:r>
      <w:r w:rsidR="00305000">
        <w:instrText xml:space="preserve"> REF _Ref345678545 \r \h </w:instrText>
      </w:r>
      <w:r w:rsidR="00495DA1">
        <w:fldChar w:fldCharType="separate"/>
      </w:r>
      <w:r w:rsidR="00016671">
        <w:t>4.2</w:t>
      </w:r>
      <w:r w:rsidR="00495DA1">
        <w:fldChar w:fldCharType="end"/>
      </w:r>
      <w:r w:rsidR="00305000">
        <w:t>).</w:t>
      </w:r>
    </w:p>
    <w:p w:rsidR="001948C8" w:rsidRDefault="001948C8" w:rsidP="00D758A0">
      <w:pPr>
        <w:pStyle w:val="Obrzek"/>
      </w:pPr>
      <w:r>
        <w:rPr>
          <w:noProof/>
        </w:rPr>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122" w:name="_Ref355891873"/>
      <w:r>
        <w:t>Obrázek</w:t>
      </w:r>
      <w:r w:rsidR="001948C8">
        <w:t xml:space="preserve"> </w:t>
      </w:r>
      <w:r w:rsidR="00495DA1">
        <w:fldChar w:fldCharType="begin"/>
      </w:r>
      <w:r w:rsidR="00DF0115">
        <w:instrText xml:space="preserve"> STYLEREF 1 \s </w:instrText>
      </w:r>
      <w:r w:rsidR="00495DA1">
        <w:fldChar w:fldCharType="separate"/>
      </w:r>
      <w:r>
        <w:rPr>
          <w:noProof/>
        </w:rPr>
        <w:t>4</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7</w:t>
      </w:r>
      <w:r w:rsidR="00495DA1">
        <w:fldChar w:fldCharType="end"/>
      </w:r>
      <w:bookmarkEnd w:id="122"/>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016671">
              <w:rPr>
                <w:noProof/>
              </w:rPr>
              <w:t>[4]</w:t>
            </w:r>
          </w:fldSimple>
        </w:sdtContent>
      </w:sdt>
    </w:p>
    <w:p w:rsidR="001948C8" w:rsidRPr="00E659E9" w:rsidRDefault="001948C8" w:rsidP="001948C8">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016671">
              <w:rPr>
                <w:noProof/>
              </w:rPr>
              <w:t>[4]</w:t>
            </w:r>
          </w:fldSimple>
        </w:sdtContent>
      </w:sdt>
    </w:p>
    <w:p w:rsidR="000A080F" w:rsidRDefault="001948C8" w:rsidP="001948C8">
      <w:pPr>
        <w:pStyle w:val="Nadpis1"/>
      </w:pPr>
      <w:r w:rsidRPr="00912EE1">
        <w:br w:type="page"/>
      </w:r>
      <w:bookmarkStart w:id="123" w:name="_Toc356090488"/>
      <w:bookmarkStart w:id="124" w:name="_Toc101325795"/>
      <w:bookmarkStart w:id="125" w:name="_Toc215678063"/>
      <w:bookmarkStart w:id="126" w:name="_Toc343033301"/>
      <w:r w:rsidR="000A080F">
        <w:lastRenderedPageBreak/>
        <w:t>Specifikace Konferenčního systém</w:t>
      </w:r>
      <w:r w:rsidR="00772A6C">
        <w:t>u</w:t>
      </w:r>
      <w:bookmarkEnd w:id="123"/>
    </w:p>
    <w:p w:rsidR="002757FF" w:rsidRDefault="00772A6C" w:rsidP="00F34701">
      <w:pPr>
        <w:pStyle w:val="Odstavecprvn"/>
      </w:pPr>
      <w:r>
        <w:t>Nyní se již dostáváme k aplikaci modelem řízeného návrhu na případové studii Konferenčního systému.</w:t>
      </w:r>
      <w:r w:rsidR="002757FF">
        <w:t xml:space="preserve"> V následujících podkapitolách si představíme požadovaný systém ve formě neformální specifikace, analýzy požadavků a diagramu př</w:t>
      </w:r>
      <w:r w:rsidR="00F34701">
        <w:t>ípadů užití. Systém slouží pro demonstraci modelem řízeného návrhu, proto se nevyžaduje jeho komplexnost a přesnost zpracování.</w:t>
      </w:r>
    </w:p>
    <w:p w:rsidR="00F34701" w:rsidRDefault="00F34701" w:rsidP="00E51ABF">
      <w:pPr>
        <w:pStyle w:val="Nadpis2"/>
      </w:pPr>
      <w:bookmarkStart w:id="127" w:name="_Toc356090489"/>
      <w:commentRangeStart w:id="128"/>
      <w:r>
        <w:t>Neformální specifikace</w:t>
      </w:r>
      <w:commentRangeEnd w:id="128"/>
      <w:r w:rsidR="00BE7D21">
        <w:rPr>
          <w:rStyle w:val="Odkaznakoment"/>
          <w:rFonts w:cs="Times New Roman"/>
          <w:b w:val="0"/>
          <w:bCs w:val="0"/>
          <w:iCs w:val="0"/>
        </w:rPr>
        <w:commentReference w:id="128"/>
      </w:r>
      <w:bookmarkEnd w:id="127"/>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samostatná aplikace, která bude komunikovat s</w:t>
      </w:r>
      <w:r>
        <w:t xml:space="preserve"> modelem systému</w:t>
      </w:r>
      <w:r w:rsidR="00F34701" w:rsidRPr="00F34701">
        <w:t>, od něhož obdrží potřebné informace. Systém by měl být intuitivní, vzhledově příjemný a uživatelsky přívětivý. Dále také dobře implementovaný, jednoduše udržovatelný a upravovatelný</w:t>
      </w:r>
      <w:r w:rsidR="00AD4B9D">
        <w:t>.</w:t>
      </w:r>
    </w:p>
    <w:p w:rsidR="00F34701" w:rsidRPr="00430CE8" w:rsidRDefault="00F34701" w:rsidP="00430CE8">
      <w:pPr>
        <w:pStyle w:val="Nadpis3"/>
      </w:pPr>
      <w:bookmarkStart w:id="129" w:name="_Toc356090490"/>
      <w:r w:rsidRPr="00430CE8">
        <w:t>Analýza požadavků</w:t>
      </w:r>
      <w:bookmarkEnd w:id="129"/>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430CE8" w:rsidRPr="00430CE8"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 xml:space="preserve">na </w:t>
      </w:r>
      <w:r w:rsidR="00495DA1">
        <w:fldChar w:fldCharType="begin"/>
      </w:r>
      <w:r w:rsidR="00A840BA">
        <w:instrText xml:space="preserve"> REF _Ref355915704 \h </w:instrText>
      </w:r>
      <w:r w:rsidR="00495DA1">
        <w:fldChar w:fldCharType="separate"/>
      </w:r>
      <w:r w:rsidR="00016671">
        <w:t xml:space="preserve">Obrázek </w:t>
      </w:r>
      <w:r w:rsidR="00016671">
        <w:rPr>
          <w:noProof/>
        </w:rPr>
        <w:t>5</w:t>
      </w:r>
      <w:r w:rsidR="00016671">
        <w:t>.</w:t>
      </w:r>
      <w:r w:rsidR="00016671">
        <w:rPr>
          <w:noProof/>
        </w:rPr>
        <w:t>1</w:t>
      </w:r>
      <w:r w:rsidR="00495DA1">
        <w:fldChar w:fldCharType="end"/>
      </w:r>
      <w:r w:rsidR="00A840BA">
        <w:t xml:space="preserve"> </w:t>
      </w:r>
      <w:r w:rsidRPr="00F34701">
        <w:t>zachycuje případy užití asociované s výše popsanými aktéry.</w:t>
      </w:r>
      <w:r w:rsidR="00A840BA">
        <w:t xml:space="preserve">  </w:t>
      </w:r>
      <w:r w:rsidR="00430CE8">
        <w:t>Diagram případů užití je diagram jazyka UML, který modeluje rozvržení aktérů v systému a jejich možné akce nad systémem.</w:t>
      </w:r>
      <w:r w:rsidR="00A840BA">
        <w:t xml:space="preserve"> </w:t>
      </w:r>
      <w:r w:rsidR="00257A92" w:rsidRPr="00F34701">
        <w:t>Některé případy užití pokrývají několik samostatných případů užití, ale jejich zobrazení v diagramu by diagram ztratil na přehlednosti. Jedná se především o CRUD akce.</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130" w:name="_Ref355915704"/>
      <w:r>
        <w:t>Obrázek</w:t>
      </w:r>
      <w:r w:rsidR="0040208B">
        <w:t xml:space="preserve"> </w:t>
      </w:r>
      <w:r w:rsidR="00495DA1">
        <w:fldChar w:fldCharType="begin"/>
      </w:r>
      <w:r w:rsidR="00DF0115">
        <w:instrText xml:space="preserve"> STYLEREF 1 \s </w:instrText>
      </w:r>
      <w:r w:rsidR="00495DA1">
        <w:fldChar w:fldCharType="separate"/>
      </w:r>
      <w:r>
        <w:rPr>
          <w:noProof/>
        </w:rPr>
        <w:t>5</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1</w:t>
      </w:r>
      <w:r w:rsidR="00495DA1">
        <w:fldChar w:fldCharType="end"/>
      </w:r>
      <w:bookmarkEnd w:id="130"/>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131" w:name="_Ref355912742"/>
      <w:bookmarkStart w:id="132" w:name="_Ref355912747"/>
      <w:bookmarkStart w:id="133" w:name="_Toc356090491"/>
      <w:r>
        <w:lastRenderedPageBreak/>
        <w:t>Realizace modelu konferenčního systému</w:t>
      </w:r>
      <w:bookmarkEnd w:id="131"/>
      <w:bookmarkEnd w:id="132"/>
      <w:bookmarkEnd w:id="133"/>
    </w:p>
    <w:p w:rsidR="00B05C27" w:rsidRDefault="0050085F" w:rsidP="00A5098F">
      <w:pPr>
        <w:pStyle w:val="Odstavecprvn"/>
      </w:pPr>
      <w:r>
        <w:t xml:space="preserve">V této kapitole si ukážeme samotnou realizaci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která je zvaná </w:t>
      </w:r>
      <w:proofErr w:type="spellStart"/>
      <w:r>
        <w:t>Squeak</w:t>
      </w:r>
      <w:proofErr w:type="spellEnd"/>
      <w:r>
        <w:t xml:space="preserve">. </w:t>
      </w:r>
      <w:r w:rsidR="00B05C27">
        <w:t>Implementaci celého systému může rozdělit do dvou částí. V první části, kterou popisuje tato kapitola, se zaměříme na vytvoření modelu systému</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8B19CF">
        <w:t>u systému v OOPN. Kromě tohoto modelu systému budeme potřebo</w:t>
      </w:r>
      <w:r w:rsidR="00A5098F">
        <w:t xml:space="preserve">vat implementovat obslužné sítě, přes které bude probíhat komunikace uživatelského rozhraní se samotným modelem. V další fázi provedeme testování systému, které popisuje kapitola </w:t>
      </w:r>
      <w:r w:rsidR="00495DA1">
        <w:fldChar w:fldCharType="begin"/>
      </w:r>
      <w:r w:rsidR="00A5098F">
        <w:instrText xml:space="preserve"> REF _Ref355886183 \r \h </w:instrText>
      </w:r>
      <w:r w:rsidR="00495DA1">
        <w:fldChar w:fldCharType="separate"/>
      </w:r>
      <w:r w:rsidR="00016671">
        <w:t>7</w:t>
      </w:r>
      <w:r w:rsidR="00495DA1">
        <w:fldChar w:fldCharType="end"/>
      </w:r>
      <w:r w:rsidR="00A5098F">
        <w:t xml:space="preserve">. Nakonec vytvoříme jednoduché uživatelské rozhraní, popsané v kapitole </w:t>
      </w:r>
      <w:r w:rsidR="00495DA1">
        <w:fldChar w:fldCharType="begin"/>
      </w:r>
      <w:r w:rsidR="00A5098F">
        <w:instrText xml:space="preserve"> REF _Ref355886355 \r \h </w:instrText>
      </w:r>
      <w:r w:rsidR="00495DA1">
        <w:fldChar w:fldCharType="separate"/>
      </w:r>
      <w:r w:rsidR="00016671">
        <w:t>8</w:t>
      </w:r>
      <w:r w:rsidR="00495DA1">
        <w:fldChar w:fldCharType="end"/>
      </w:r>
      <w:r w:rsidR="00A5098F">
        <w:t>.</w:t>
      </w:r>
    </w:p>
    <w:p w:rsidR="002A659C" w:rsidRPr="002A659C" w:rsidRDefault="002A659C" w:rsidP="002A659C">
      <w:pPr>
        <w:pStyle w:val="Odstavecdal"/>
      </w:pPr>
      <w:commentRangeStart w:id="134"/>
      <w:r>
        <w:t>Pro možnost pozdějšího využití výsledků práce v jiných rozšiřujících projektech, nebo studiích, budou zdrojové kódy modelu, uživatelské prostředí a diagramy psány v anglickém jazyce.</w:t>
      </w:r>
      <w:commentRangeEnd w:id="134"/>
      <w:r>
        <w:rPr>
          <w:rStyle w:val="Odkaznakoment"/>
        </w:rPr>
        <w:commentReference w:id="134"/>
      </w:r>
    </w:p>
    <w:p w:rsidR="00A01228" w:rsidRDefault="00A01228" w:rsidP="00A01228">
      <w:pPr>
        <w:pStyle w:val="Nadpis2"/>
      </w:pPr>
      <w:bookmarkStart w:id="135" w:name="_Toc356090492"/>
      <w:r>
        <w:t>Návrh tříd</w:t>
      </w:r>
      <w:bookmarkEnd w:id="135"/>
    </w:p>
    <w:p w:rsidR="00CE5D51" w:rsidRDefault="001D0FDD" w:rsidP="00CE5D51">
      <w:pPr>
        <w:pStyle w:val="Odstavecprvn"/>
      </w:pPr>
      <w:r>
        <w:t xml:space="preserve">Pro návrh tříd využijeme </w:t>
      </w:r>
      <w:r w:rsidR="00A5098F">
        <w:t>diagram</w:t>
      </w:r>
      <w:r>
        <w:t xml:space="preserve"> tříd</w:t>
      </w:r>
      <w:r w:rsidR="00A5098F">
        <w:t xml:space="preserve"> modelovacího jazyka UML 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 Konferenčního systému.</w:t>
      </w:r>
    </w:p>
    <w:p w:rsidR="00CE5D51" w:rsidRDefault="00495DA1" w:rsidP="00CE5D51">
      <w:pPr>
        <w:pStyle w:val="Odstavecdal"/>
      </w:pPr>
      <w:r>
        <w:fldChar w:fldCharType="begin"/>
      </w:r>
      <w:r w:rsidR="00367CA9">
        <w:instrText xml:space="preserve"> REF _Ref355900773 \h </w:instrText>
      </w:r>
      <w:r>
        <w:fldChar w:fldCharType="separate"/>
      </w:r>
      <w:r w:rsidR="00016671">
        <w:t xml:space="preserve">Obrázek </w:t>
      </w:r>
      <w:r w:rsidR="00016671">
        <w:rPr>
          <w:noProof/>
        </w:rPr>
        <w:t>6</w:t>
      </w:r>
      <w:r w:rsidR="00016671">
        <w:t>.</w:t>
      </w:r>
      <w:r w:rsidR="00016671">
        <w:rPr>
          <w:noProof/>
        </w:rPr>
        <w:t>1</w:t>
      </w:r>
      <w:r>
        <w:fldChar w:fldCharType="end"/>
      </w:r>
      <w:r w:rsidR="00367CA9">
        <w:t xml:space="preserve"> </w:t>
      </w:r>
      <w:r w:rsidR="00CE5D51">
        <w:t xml:space="preserve">zobrazuje odpovídající konceptuální diagram tříd. Je zde vidět propojení jednotlivých tříd, respektive vazby jednotlivých objektů. Na obrázku můžeme vidět, že třída </w:t>
      </w:r>
      <w:proofErr w:type="spellStart"/>
      <w:r w:rsidR="00CE5D51" w:rsidRPr="008B0BB8">
        <w:rPr>
          <w:i/>
        </w:rPr>
        <w:t>Conference</w:t>
      </w:r>
      <w:proofErr w:type="spellEnd"/>
      <w:r w:rsidR="00CE5D51">
        <w:t xml:space="preserve"> (dále konference) kromě svého názvu a popisu bude obsahovat bude obsahovat maximálně jednu referenci na objekt třídy </w:t>
      </w:r>
      <w:proofErr w:type="spellStart"/>
      <w:r w:rsidR="00CE5D51">
        <w:rPr>
          <w:i/>
        </w:rPr>
        <w:t>Location</w:t>
      </w:r>
      <w:proofErr w:type="spellEnd"/>
      <w:r w:rsidR="00CE5D51">
        <w:t xml:space="preserve"> (dále místo), který svým jménem, adresou a kapacitou určuje místo, kde bude konference probíhat. Konference má také vazby na objekty tříd </w:t>
      </w:r>
      <w:proofErr w:type="spellStart"/>
      <w:r w:rsidR="00CE5D51">
        <w:rPr>
          <w:i/>
        </w:rPr>
        <w:t>Paper</w:t>
      </w:r>
      <w:proofErr w:type="spellEnd"/>
      <w:r w:rsidR="00CE5D51">
        <w:t xml:space="preserve"> (dále článek) a </w:t>
      </w:r>
      <w:proofErr w:type="spellStart"/>
      <w:r w:rsidR="00CE5D51">
        <w:rPr>
          <w:i/>
        </w:rPr>
        <w:t>Member</w:t>
      </w:r>
      <w:proofErr w:type="spellEnd"/>
      <w:r w:rsidR="00CE5D51">
        <w:t xml:space="preserve"> (dále účastník) s násobností 0..*, což znamená, že počet objektů, které budou náležet konferenci není nijak omezen. Naopak objekt třídy </w:t>
      </w:r>
      <w:proofErr w:type="spellStart"/>
      <w:r w:rsidR="00CE5D51">
        <w:rPr>
          <w:i/>
        </w:rPr>
        <w:t>Paper</w:t>
      </w:r>
      <w:proofErr w:type="spellEnd"/>
      <w:r w:rsidR="00CE5D51">
        <w:t xml:space="preserve"> patří vždy do alespoň jedné konference, má alespoň jednoho autora (instance třídy </w:t>
      </w:r>
      <w:proofErr w:type="spellStart"/>
      <w:r w:rsidR="00CE5D51">
        <w:rPr>
          <w:i/>
        </w:rPr>
        <w:t>Member</w:t>
      </w:r>
      <w:proofErr w:type="spellEnd"/>
      <w:r w:rsidR="00CE5D51">
        <w:t xml:space="preserve">) a může obsahovat 0..* recenzí (instance třídy </w:t>
      </w:r>
      <w:proofErr w:type="spellStart"/>
      <w:r w:rsidR="00CE5D51">
        <w:rPr>
          <w:i/>
        </w:rPr>
        <w:t>Review</w:t>
      </w:r>
      <w:proofErr w:type="spellEnd"/>
      <w:r w:rsidR="00CE5D51">
        <w:t xml:space="preserve">). Objekt třídy </w:t>
      </w:r>
      <w:proofErr w:type="spellStart"/>
      <w:r w:rsidR="00CE5D51">
        <w:rPr>
          <w:i/>
        </w:rPr>
        <w:t>Review</w:t>
      </w:r>
      <w:proofErr w:type="spellEnd"/>
      <w:r w:rsidR="00CE5D51">
        <w:t xml:space="preserve"> (dále recenze) tak vždy náleží jednomu článku a má jednoho autora. Nakonec účastník konference, jakožto objekt třídy </w:t>
      </w:r>
      <w:proofErr w:type="spellStart"/>
      <w:r w:rsidR="00CE5D51" w:rsidRPr="00CE5D51">
        <w:rPr>
          <w:i/>
        </w:rPr>
        <w:t>Member</w:t>
      </w:r>
      <w:proofErr w:type="spellEnd"/>
      <w:r w:rsidR="00CE5D51">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5098F" w:rsidRDefault="000F23A8" w:rsidP="00AE5348">
      <w:pPr>
        <w:pStyle w:val="Odstavecdal"/>
      </w:pPr>
      <w:r>
        <w:t xml:space="preserve">Takto je znázorněn datový model systému. Nad tímto modelem vytvoříme již dříve zmiňované obslužné sítě, o kterých si povíme v kapitole </w:t>
      </w:r>
      <w:r w:rsidR="00495DA1">
        <w:fldChar w:fldCharType="begin"/>
      </w:r>
      <w:r w:rsidR="007D197C">
        <w:instrText xml:space="preserve"> REF _Ref355900583 \r \h </w:instrText>
      </w:r>
      <w:r w:rsidR="00495DA1">
        <w:fldChar w:fldCharType="separate"/>
      </w:r>
      <w:r w:rsidR="00016671">
        <w:t>8.1</w:t>
      </w:r>
      <w:r w:rsidR="00495DA1">
        <w:fldChar w:fldCharType="end"/>
      </w:r>
      <w:r w:rsidR="007D197C">
        <w:t>.</w:t>
      </w:r>
    </w:p>
    <w:p w:rsidR="00AE5348" w:rsidRDefault="00AE5348" w:rsidP="00D758A0">
      <w:pPr>
        <w:pStyle w:val="Obrzek"/>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136" w:name="_Ref355900773"/>
      <w:r>
        <w:t>Obrázek</w:t>
      </w:r>
      <w:r w:rsidR="00AE5348">
        <w:t xml:space="preserve"> </w:t>
      </w:r>
      <w:r w:rsidR="00495DA1">
        <w:fldChar w:fldCharType="begin"/>
      </w:r>
      <w:r w:rsidR="00DF0115">
        <w:instrText xml:space="preserve"> STYLEREF 1 \s </w:instrText>
      </w:r>
      <w:r w:rsidR="00495DA1">
        <w:fldChar w:fldCharType="separate"/>
      </w:r>
      <w:r>
        <w:rPr>
          <w:noProof/>
        </w:rPr>
        <w:t>6</w:t>
      </w:r>
      <w:r w:rsidR="00495DA1">
        <w:fldChar w:fldCharType="end"/>
      </w:r>
      <w:r w:rsidR="00DF0115">
        <w:t>.</w:t>
      </w:r>
      <w:r w:rsidR="00495DA1">
        <w:fldChar w:fldCharType="begin"/>
      </w:r>
      <w:r w:rsidR="00DF0115">
        <w:instrText xml:space="preserve"> SEQ Obrázek \* ARABIC \s 1 </w:instrText>
      </w:r>
      <w:r w:rsidR="00495DA1">
        <w:fldChar w:fldCharType="separate"/>
      </w:r>
      <w:r>
        <w:rPr>
          <w:noProof/>
        </w:rPr>
        <w:t>1</w:t>
      </w:r>
      <w:r w:rsidR="00495DA1">
        <w:fldChar w:fldCharType="end"/>
      </w:r>
      <w:bookmarkEnd w:id="136"/>
      <w:r w:rsidR="00AE5348">
        <w:t xml:space="preserve"> </w:t>
      </w:r>
      <w:r w:rsidR="00AE5348" w:rsidRPr="008756AD">
        <w:t>Konceptuální diagram tříd znázorňující vazby mezi objekty systému.</w:t>
      </w:r>
    </w:p>
    <w:p w:rsidR="00AE5348" w:rsidRPr="00AE5348" w:rsidRDefault="00AE5348" w:rsidP="00AE5348"/>
    <w:p w:rsidR="00A01228" w:rsidRDefault="00A01228" w:rsidP="00941D3D">
      <w:pPr>
        <w:pStyle w:val="Nadpis2"/>
      </w:pPr>
      <w:bookmarkStart w:id="137" w:name="_Toc356090493"/>
      <w:r>
        <w:t>Konverze diagramu tříd do objekto</w:t>
      </w:r>
      <w:r w:rsidR="0057294C">
        <w:t>vě or</w:t>
      </w:r>
      <w:r>
        <w:t xml:space="preserve">ientovaných </w:t>
      </w:r>
      <w:proofErr w:type="spellStart"/>
      <w:r>
        <w:t>Petriho</w:t>
      </w:r>
      <w:proofErr w:type="spellEnd"/>
      <w:r>
        <w:t xml:space="preserve"> sítí</w:t>
      </w:r>
      <w:bookmarkEnd w:id="137"/>
    </w:p>
    <w:p w:rsidR="00B620DA" w:rsidRDefault="00B620DA" w:rsidP="00B620DA">
      <w:pPr>
        <w:pStyle w:val="Odstavecprvn"/>
      </w:pPr>
      <w:r>
        <w:t>Podle diagramu tříd z předchozí podkapitoly nyní vytvoříme definici tříd v OOPN. U jednotlivých tříd si vysvětlíme význam vytvářených míst, přechodů, synchronních portů a metod. Následující definice nebudou kvůli jednoduchosti a čitelnosti přesně odpovídat implementovaným třídám, avšak bude zde zachyceno vše podstatné.</w:t>
      </w:r>
      <w:r w:rsidR="005F52E0">
        <w:t xml:space="preserve"> Definice tříd budou hojně znázorňovány diagramy, neboť grafická reprezentace OOPN je výstižnější a pro čtenáře </w:t>
      </w:r>
      <w:r w:rsidR="00A86B35">
        <w:t>pří</w:t>
      </w:r>
      <w:r w:rsidR="005F52E0">
        <w:t>větivější.</w:t>
      </w:r>
    </w:p>
    <w:p w:rsidR="00466775" w:rsidRDefault="00466775" w:rsidP="00466775">
      <w:pPr>
        <w:pStyle w:val="Odstavecdal"/>
      </w:pPr>
      <w:r>
        <w:t xml:space="preserve">Připomeňme, že místa v sítích OOPN značí privátní atributy objektu, které lze pomocí synchronních portů, nebo </w:t>
      </w:r>
      <w:proofErr w:type="spellStart"/>
      <w:r>
        <w:t>getterů</w:t>
      </w:r>
      <w:proofErr w:type="spellEnd"/>
      <w:r>
        <w:t xml:space="preserve"> a </w:t>
      </w:r>
      <w:proofErr w:type="spellStart"/>
      <w:r>
        <w:t>setterů</w:t>
      </w:r>
      <w:proofErr w:type="spellEnd"/>
      <w:r w:rsidR="0073286D">
        <w:rPr>
          <w:rStyle w:val="Znakapoznpodarou"/>
        </w:rPr>
        <w:footnoteReference w:id="1"/>
      </w:r>
      <w:r w:rsidR="00B94412">
        <w:t xml:space="preserve"> zpřístupnit jako veřejné.</w:t>
      </w:r>
    </w:p>
    <w:p w:rsidR="00B94412" w:rsidRDefault="00B94412" w:rsidP="00466775">
      <w:pPr>
        <w:pStyle w:val="Odstavecdal"/>
      </w:pPr>
      <w:r>
        <w:t xml:space="preserve">** ukázka </w:t>
      </w:r>
      <w:proofErr w:type="spellStart"/>
      <w:r>
        <w:t>getterů</w:t>
      </w:r>
      <w:proofErr w:type="spellEnd"/>
      <w:r>
        <w:t xml:space="preserve"> a </w:t>
      </w:r>
      <w:proofErr w:type="spellStart"/>
      <w:r>
        <w:t>setterů</w:t>
      </w:r>
      <w:proofErr w:type="spellEnd"/>
      <w:r w:rsidR="005A72AE">
        <w:t xml:space="preserve">, dle </w:t>
      </w:r>
      <w:proofErr w:type="spellStart"/>
      <w:r w:rsidR="005A72AE">
        <w:t>borca</w:t>
      </w:r>
      <w:proofErr w:type="spellEnd"/>
      <w:r w:rsidR="005A72AE">
        <w:t>? nebo svoje?</w:t>
      </w:r>
    </w:p>
    <w:p w:rsidR="00B94412" w:rsidRPr="00466775" w:rsidRDefault="00B94412" w:rsidP="00466775">
      <w:pPr>
        <w:pStyle w:val="Odstavecdal"/>
      </w:pPr>
      <w:r>
        <w:t xml:space="preserve">** ukázka </w:t>
      </w:r>
      <w:proofErr w:type="spellStart"/>
      <w:r>
        <w:t>foreach</w:t>
      </w:r>
      <w:proofErr w:type="spellEnd"/>
      <w:r>
        <w:t xml:space="preserve"> zde, nebo až v kapitole testování, pro které jsem to tvořil</w:t>
      </w:r>
    </w:p>
    <w:p w:rsidR="00B620DA" w:rsidRDefault="00B620DA" w:rsidP="00B620DA">
      <w:pPr>
        <w:pStyle w:val="Nadpis3"/>
      </w:pPr>
      <w:bookmarkStart w:id="138" w:name="_Toc356090494"/>
      <w:proofErr w:type="spellStart"/>
      <w:r>
        <w:t>Conference</w:t>
      </w:r>
      <w:bookmarkEnd w:id="138"/>
      <w:proofErr w:type="spellEnd"/>
    </w:p>
    <w:p w:rsidR="00CA07E7" w:rsidRPr="00B51437" w:rsidRDefault="00B51437" w:rsidP="00CA07E7">
      <w:pPr>
        <w:pStyle w:val="Odstavecprvn"/>
      </w:pPr>
      <w:r>
        <w:t xml:space="preserve">Třída </w:t>
      </w:r>
      <w:proofErr w:type="spellStart"/>
      <w:r>
        <w:rPr>
          <w:i/>
        </w:rPr>
        <w:t>Conference</w:t>
      </w:r>
      <w:proofErr w:type="spellEnd"/>
      <w:r>
        <w:t xml:space="preserve"> implementuje model konference tak, jak ho specifikace vyžaduje. Atributy konference </w:t>
      </w:r>
    </w:p>
    <w:p w:rsidR="00B620DA" w:rsidRDefault="00B620DA" w:rsidP="00B620DA">
      <w:pPr>
        <w:pStyle w:val="Nadpis3"/>
      </w:pPr>
      <w:bookmarkStart w:id="139" w:name="_Toc356090495"/>
      <w:proofErr w:type="spellStart"/>
      <w:r>
        <w:t>Location</w:t>
      </w:r>
      <w:bookmarkEnd w:id="139"/>
      <w:proofErr w:type="spellEnd"/>
    </w:p>
    <w:p w:rsidR="00383EC2" w:rsidRPr="00DD5FC7" w:rsidRDefault="00466775" w:rsidP="00DD5FC7">
      <w:pPr>
        <w:pStyle w:val="Odstavecprvn"/>
        <w:jc w:val="left"/>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73286D">
        <w:t xml:space="preserve">Její atributy </w:t>
      </w:r>
      <w:proofErr w:type="spellStart"/>
      <w:r w:rsidR="0073286D">
        <w:rPr>
          <w:rFonts w:ascii="Courier New" w:hAnsi="Courier New" w:cs="Courier New"/>
        </w:rPr>
        <w:t>address</w:t>
      </w:r>
      <w:proofErr w:type="spellEnd"/>
      <w:r w:rsidR="0073286D">
        <w:rPr>
          <w:rFonts w:ascii="Courier New" w:hAnsi="Courier New" w:cs="Courier New"/>
        </w:rPr>
        <w:t xml:space="preserve">, </w:t>
      </w:r>
      <w:proofErr w:type="spellStart"/>
      <w:r w:rsidR="0073286D">
        <w:rPr>
          <w:rFonts w:ascii="Courier New" w:hAnsi="Courier New" w:cs="Courier New"/>
        </w:rPr>
        <w:t>capacity</w:t>
      </w:r>
      <w:proofErr w:type="spellEnd"/>
      <w:r w:rsidR="0073286D">
        <w:t xml:space="preserve"> a </w:t>
      </w:r>
      <w:proofErr w:type="spellStart"/>
      <w:r w:rsidR="0073286D">
        <w:rPr>
          <w:rFonts w:ascii="Courier New" w:hAnsi="Courier New" w:cs="Courier New"/>
        </w:rPr>
        <w:t>name</w:t>
      </w:r>
      <w:proofErr w:type="spellEnd"/>
      <w:r w:rsidR="0073286D">
        <w:t xml:space="preserve"> určují adresu místa, jeho kapacitu a pojmenování. Všechny atributy </w:t>
      </w:r>
      <w:r w:rsidR="0073286D">
        <w:lastRenderedPageBreak/>
        <w:t xml:space="preserve">jsou přes synchronní port veřejně přístupné a jsou pro ně vytvořeny </w:t>
      </w:r>
      <w:proofErr w:type="spellStart"/>
      <w:r w:rsidR="0073286D">
        <w:t>settery</w:t>
      </w:r>
      <w:proofErr w:type="spellEnd"/>
      <w:r w:rsidR="0073286D">
        <w:t>.</w:t>
      </w:r>
      <w:r w:rsidR="00DD5FC7">
        <w:t xml:space="preserve"> Objektovou síť třídy </w:t>
      </w:r>
      <w:proofErr w:type="spellStart"/>
      <w:r w:rsidR="00DD5FC7">
        <w:rPr>
          <w:i/>
        </w:rPr>
        <w:t>Location</w:t>
      </w:r>
      <w:proofErr w:type="spellEnd"/>
      <w:r w:rsidR="001561E0">
        <w:t xml:space="preserve"> vidíme na Obr. *1</w:t>
      </w:r>
      <w:r w:rsidR="00DD5FC7">
        <w:t xml:space="preserve"> a jeden ze tří </w:t>
      </w:r>
      <w:proofErr w:type="spellStart"/>
      <w:r w:rsidR="001561E0">
        <w:t>setterů</w:t>
      </w:r>
      <w:proofErr w:type="spellEnd"/>
      <w:r w:rsidR="001561E0">
        <w:t xml:space="preserve"> na Obr. *2</w:t>
      </w:r>
      <w:r w:rsidR="00D65593">
        <w:t>, ty ostatní jsou analogicky vytvořené pro jiné atributy.</w:t>
      </w:r>
    </w:p>
    <w:p w:rsidR="00DD5FC7" w:rsidRDefault="001561E0" w:rsidP="00DD5FC7">
      <w:pPr>
        <w:pStyle w:val="Odstavecdal"/>
      </w:pPr>
      <w:r>
        <w:t>*1</w:t>
      </w:r>
      <w:r w:rsidR="00DD5FC7">
        <w:t xml:space="preserve"> obrázek sítě</w:t>
      </w:r>
    </w:p>
    <w:p w:rsidR="00DD5FC7" w:rsidRPr="00DD5FC7" w:rsidRDefault="001561E0" w:rsidP="00DD5FC7">
      <w:pPr>
        <w:pStyle w:val="Odstavecdal"/>
      </w:pPr>
      <w:r>
        <w:t>*2</w:t>
      </w:r>
      <w:r w:rsidR="00DD5FC7">
        <w:t xml:space="preserve"> obrázek jednoho </w:t>
      </w:r>
      <w:proofErr w:type="spellStart"/>
      <w:r w:rsidR="00DD5FC7">
        <w:t>setteru</w:t>
      </w:r>
      <w:proofErr w:type="spellEnd"/>
    </w:p>
    <w:p w:rsidR="00B620DA" w:rsidRDefault="00B620DA" w:rsidP="00B620DA">
      <w:pPr>
        <w:pStyle w:val="Nadpis3"/>
      </w:pPr>
      <w:bookmarkStart w:id="140" w:name="_Toc356090496"/>
      <w:proofErr w:type="spellStart"/>
      <w:r>
        <w:t>Member</w:t>
      </w:r>
      <w:bookmarkEnd w:id="140"/>
      <w:proofErr w:type="spellEnd"/>
    </w:p>
    <w:p w:rsidR="00B620DA" w:rsidRDefault="00B620DA" w:rsidP="00B620DA">
      <w:pPr>
        <w:pStyle w:val="Nadpis3"/>
      </w:pPr>
      <w:bookmarkStart w:id="141" w:name="_Toc356090497"/>
      <w:proofErr w:type="spellStart"/>
      <w:r>
        <w:t>Paper</w:t>
      </w:r>
      <w:bookmarkEnd w:id="141"/>
      <w:proofErr w:type="spellEnd"/>
    </w:p>
    <w:p w:rsidR="00B620DA" w:rsidRPr="00B620DA" w:rsidRDefault="00B620DA" w:rsidP="00B620DA">
      <w:pPr>
        <w:pStyle w:val="Nadpis3"/>
      </w:pPr>
      <w:bookmarkStart w:id="142" w:name="_Toc356090498"/>
      <w:proofErr w:type="spellStart"/>
      <w:r>
        <w:t>Review</w:t>
      </w:r>
      <w:bookmarkEnd w:id="142"/>
      <w:proofErr w:type="spellEnd"/>
    </w:p>
    <w:p w:rsidR="00B620DA" w:rsidRPr="00B620DA" w:rsidRDefault="00B620DA" w:rsidP="00B620DA">
      <w:pPr>
        <w:spacing w:line="240" w:lineRule="auto"/>
      </w:pPr>
      <w:r>
        <w:br w:type="page"/>
      </w:r>
    </w:p>
    <w:p w:rsidR="00A01228" w:rsidRDefault="00A01228" w:rsidP="001948C8">
      <w:pPr>
        <w:pStyle w:val="Nadpis1"/>
      </w:pPr>
      <w:bookmarkStart w:id="143" w:name="_Ref355886177"/>
      <w:bookmarkStart w:id="144" w:name="_Ref355886183"/>
      <w:bookmarkStart w:id="145" w:name="_Toc356090499"/>
      <w:r>
        <w:lastRenderedPageBreak/>
        <w:t>Testování/simulace</w:t>
      </w:r>
      <w:bookmarkEnd w:id="143"/>
      <w:bookmarkEnd w:id="144"/>
      <w:bookmarkEnd w:id="145"/>
    </w:p>
    <w:p w:rsidR="00A01228" w:rsidRDefault="00A01228" w:rsidP="00A01228">
      <w:pPr>
        <w:pStyle w:val="Nadpis2"/>
      </w:pPr>
      <w:bookmarkStart w:id="146" w:name="_Toc356090500"/>
      <w:r>
        <w:t>Návrh testů</w:t>
      </w:r>
      <w:bookmarkEnd w:id="146"/>
    </w:p>
    <w:p w:rsidR="00A01228" w:rsidRDefault="00A01228" w:rsidP="00A01228">
      <w:pPr>
        <w:pStyle w:val="Nadpis2"/>
      </w:pPr>
      <w:bookmarkStart w:id="147" w:name="_Toc356090501"/>
      <w:r>
        <w:t>Výsledky testů</w:t>
      </w:r>
      <w:bookmarkEnd w:id="147"/>
    </w:p>
    <w:p w:rsidR="00941D3D" w:rsidRDefault="00941D3D">
      <w:pPr>
        <w:spacing w:line="240" w:lineRule="auto"/>
      </w:pPr>
      <w:r>
        <w:br w:type="page"/>
      </w:r>
    </w:p>
    <w:p w:rsidR="00941D3D" w:rsidRDefault="00941D3D" w:rsidP="00941D3D">
      <w:pPr>
        <w:pStyle w:val="Nadpis1"/>
      </w:pPr>
      <w:bookmarkStart w:id="148" w:name="_Ref355886355"/>
      <w:bookmarkStart w:id="149" w:name="_Toc356090502"/>
      <w:r>
        <w:lastRenderedPageBreak/>
        <w:t>Napojení uživatelského rozhraní</w:t>
      </w:r>
      <w:bookmarkEnd w:id="148"/>
      <w:bookmarkEnd w:id="149"/>
    </w:p>
    <w:p w:rsidR="005148D9" w:rsidRDefault="005148D9" w:rsidP="005148D9">
      <w:pPr>
        <w:pStyle w:val="Odstavecprvn"/>
      </w:pPr>
      <w:r>
        <w:t xml:space="preserve">Něco o </w:t>
      </w:r>
      <w:proofErr w:type="spellStart"/>
      <w:r>
        <w:t>Seaside</w:t>
      </w:r>
      <w:proofErr w:type="spellEnd"/>
      <w:r>
        <w:t xml:space="preserve"> a že systém bude přístupný jako webová aplikace. Potom pár řádku o MVC, protože máme podobnou architekturu.</w:t>
      </w:r>
    </w:p>
    <w:p w:rsidR="005148D9" w:rsidRDefault="005148D9" w:rsidP="005148D9">
      <w:pPr>
        <w:pStyle w:val="Odstavecdal"/>
      </w:pPr>
      <w:r>
        <w:t xml:space="preserve">Architektura 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t xml:space="preserve">, která je v dnešní době 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požaduje různé akce od vrstvy </w:t>
      </w:r>
      <w:r>
        <w:rPr>
          <w:i/>
        </w:rPr>
        <w:t>Model</w:t>
      </w:r>
      <w:r>
        <w:t>.</w:t>
      </w:r>
    </w:p>
    <w:p w:rsidR="005148D9" w:rsidRPr="00E1064A" w:rsidRDefault="005148D9" w:rsidP="005148D9">
      <w:pPr>
        <w:pStyle w:val="Odstavecdal"/>
      </w:pPr>
      <w:r>
        <w:t xml:space="preserve">V našem případě </w:t>
      </w:r>
      <w:r w:rsidR="00B31A5A">
        <w:t xml:space="preserve">budou jednotlivé vrstvy zastoupeny následovně. Vrstvu </w:t>
      </w:r>
      <w:r w:rsidR="00B31A5A">
        <w:rPr>
          <w:i/>
        </w:rPr>
        <w:t>Model</w:t>
      </w:r>
      <w:r w:rsidR="00B31A5A">
        <w:t xml:space="preserve"> představuje datový model systému představený v kapitole </w:t>
      </w:r>
      <w:r w:rsidR="00495DA1">
        <w:fldChar w:fldCharType="begin"/>
      </w:r>
      <w:r w:rsidR="00B31A5A">
        <w:instrText xml:space="preserve"> REF _Ref355912747 \r \h </w:instrText>
      </w:r>
      <w:r w:rsidR="00495DA1">
        <w:fldChar w:fldCharType="separate"/>
      </w:r>
      <w:r w:rsidR="00016671">
        <w:t>6</w:t>
      </w:r>
      <w:r w:rsidR="00495DA1">
        <w:fldChar w:fldCharType="end"/>
      </w:r>
      <w:r w:rsidR="00B31A5A">
        <w:t xml:space="preserve">. Vrstvu </w:t>
      </w:r>
      <w:proofErr w:type="spellStart"/>
      <w:r w:rsidR="00B31A5A">
        <w:rPr>
          <w:i/>
        </w:rPr>
        <w:t>Controlleru</w:t>
      </w:r>
      <w:proofErr w:type="spellEnd"/>
      <w:r w:rsidR="00B31A5A">
        <w:t xml:space="preserve"> budou zastávat obslužné sítě implementované v OOPN. O těchto sítích se povíme v podkapitole </w:t>
      </w:r>
      <w:r w:rsidR="00495DA1">
        <w:fldChar w:fldCharType="begin"/>
      </w:r>
      <w:r w:rsidR="00B31A5A">
        <w:instrText xml:space="preserve"> REF _Ref355900583 \r \h </w:instrText>
      </w:r>
      <w:r w:rsidR="00495DA1">
        <w:fldChar w:fldCharType="separate"/>
      </w:r>
      <w:r w:rsidR="00016671">
        <w:t>8.1</w:t>
      </w:r>
      <w:r w:rsidR="00495DA1">
        <w:fldChar w:fldCharType="end"/>
      </w:r>
      <w:r w:rsidR="00B31A5A">
        <w:t xml:space="preserve">. </w:t>
      </w:r>
      <w:r w:rsidR="007A798E">
        <w:t xml:space="preserve">Zbývá už jenom definovat vrstvu </w:t>
      </w:r>
      <w:proofErr w:type="spellStart"/>
      <w:r w:rsidR="007A798E">
        <w:rPr>
          <w:i/>
        </w:rPr>
        <w:t>View</w:t>
      </w:r>
      <w:proofErr w:type="spellEnd"/>
      <w:r w:rsidR="007A798E">
        <w:t xml:space="preserve">, kterou budeme implementovat pomocí </w:t>
      </w:r>
      <w:proofErr w:type="spellStart"/>
      <w:r w:rsidR="007A798E">
        <w:t>frameworku</w:t>
      </w:r>
      <w:proofErr w:type="spellEnd"/>
      <w:r w:rsidR="007A798E">
        <w:t xml:space="preserve"> </w:t>
      </w:r>
      <w:proofErr w:type="spellStart"/>
      <w:r w:rsidR="007A798E">
        <w:t>Seaside</w:t>
      </w:r>
      <w:proofErr w:type="spellEnd"/>
      <w:r w:rsidR="007A798E">
        <w:t xml:space="preserve"> a představíme si ji </w:t>
      </w:r>
      <w:r w:rsidR="007A798E" w:rsidRPr="007A798E">
        <w:t>v</w:t>
      </w:r>
      <w:r w:rsidR="007A798E">
        <w:t> </w:t>
      </w:r>
      <w:r w:rsidR="007A798E" w:rsidRPr="007A798E">
        <w:t>podkapitole</w:t>
      </w:r>
      <w:r w:rsidR="00E1064A">
        <w:t xml:space="preserve"> </w:t>
      </w:r>
      <w:r w:rsidR="00495DA1">
        <w:fldChar w:fldCharType="begin"/>
      </w:r>
      <w:r w:rsidR="00E1064A">
        <w:instrText xml:space="preserve"> REF _Ref355913379 \r \h </w:instrText>
      </w:r>
      <w:r w:rsidR="00495DA1">
        <w:fldChar w:fldCharType="separate"/>
      </w:r>
      <w:r w:rsidR="00016671">
        <w:t>8.2</w:t>
      </w:r>
      <w:r w:rsidR="00495DA1">
        <w:fldChar w:fldCharType="end"/>
      </w:r>
      <w:r w:rsidR="00E1064A">
        <w:t xml:space="preserve">. V této podkapitole také uvidíme, že vrstvy </w:t>
      </w:r>
      <w:proofErr w:type="spellStart"/>
      <w:r w:rsidR="00E1064A">
        <w:rPr>
          <w:i/>
        </w:rPr>
        <w:t>View</w:t>
      </w:r>
      <w:proofErr w:type="spellEnd"/>
      <w:r w:rsidR="00E1064A">
        <w:t xml:space="preserve"> a </w:t>
      </w:r>
      <w:proofErr w:type="spellStart"/>
      <w:r w:rsidR="00E1064A">
        <w:rPr>
          <w:i/>
        </w:rPr>
        <w:t>Controller</w:t>
      </w:r>
      <w:proofErr w:type="spellEnd"/>
      <w:r w:rsidR="00E1064A">
        <w:t xml:space="preserve"> se nám budou mírně prolínat, zejména v komponentách editujících jednotlivé entity modelu.</w:t>
      </w:r>
    </w:p>
    <w:p w:rsidR="00941D3D" w:rsidRDefault="000F23A8" w:rsidP="007A798E">
      <w:pPr>
        <w:pStyle w:val="Nadpis2"/>
      </w:pPr>
      <w:bookmarkStart w:id="150" w:name="_Ref355900583"/>
      <w:bookmarkStart w:id="151" w:name="_Toc356090503"/>
      <w:commentRangeStart w:id="152"/>
      <w:r>
        <w:t>Obslužné sítě</w:t>
      </w:r>
      <w:bookmarkEnd w:id="150"/>
      <w:commentRangeEnd w:id="152"/>
      <w:r w:rsidR="00E1064A">
        <w:rPr>
          <w:rStyle w:val="Odkaznakoment"/>
          <w:rFonts w:cs="Times New Roman"/>
          <w:b w:val="0"/>
          <w:bCs w:val="0"/>
          <w:iCs w:val="0"/>
        </w:rPr>
        <w:commentReference w:id="152"/>
      </w:r>
      <w:bookmarkEnd w:id="151"/>
    </w:p>
    <w:p w:rsidR="007A798E" w:rsidRDefault="007A798E" w:rsidP="007A798E">
      <w:pPr>
        <w:pStyle w:val="Nadpis2"/>
      </w:pPr>
      <w:bookmarkStart w:id="153" w:name="_Ref355913379"/>
      <w:bookmarkStart w:id="154" w:name="_Toc356090504"/>
      <w:r>
        <w:t>Uživatelské rozhraní</w:t>
      </w:r>
      <w:bookmarkEnd w:id="153"/>
      <w:bookmarkEnd w:id="154"/>
    </w:p>
    <w:p w:rsidR="007A798E" w:rsidRDefault="007A798E" w:rsidP="007A798E">
      <w:pPr>
        <w:pStyle w:val="Odstavecprvn"/>
      </w:pPr>
    </w:p>
    <w:p w:rsidR="007A798E" w:rsidRDefault="007A798E">
      <w:pPr>
        <w:spacing w:line="240" w:lineRule="auto"/>
      </w:pPr>
      <w:r>
        <w:br w:type="page"/>
      </w:r>
    </w:p>
    <w:p w:rsidR="001948C8" w:rsidRPr="00912EE1" w:rsidRDefault="001948C8" w:rsidP="001948C8">
      <w:pPr>
        <w:pStyle w:val="Nadpis1"/>
      </w:pPr>
      <w:bookmarkStart w:id="155" w:name="_Toc356090505"/>
      <w:r w:rsidRPr="00A74C3A">
        <w:lastRenderedPageBreak/>
        <w:t>Závěr</w:t>
      </w:r>
      <w:bookmarkEnd w:id="124"/>
      <w:bookmarkEnd w:id="125"/>
      <w:bookmarkEnd w:id="126"/>
      <w:bookmarkEnd w:id="155"/>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016671">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016671">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56" w:displacedByCustomXml="prev"/>
        <w:bookmarkStart w:id="157" w:name="_Toc343033302" w:displacedByCustomXml="prev"/>
        <w:bookmarkStart w:id="158" w:name="_Toc356090506" w:displacedByCustomXml="prev"/>
        <w:p w:rsidR="001948C8" w:rsidRDefault="001948C8" w:rsidP="001948C8">
          <w:pPr>
            <w:pStyle w:val="Nadpis1"/>
            <w:numPr>
              <w:ilvl w:val="0"/>
              <w:numId w:val="0"/>
            </w:numPr>
            <w:ind w:left="1134"/>
          </w:pPr>
          <w:r>
            <w:t>Bibliografie</w:t>
          </w:r>
          <w:bookmarkEnd w:id="157"/>
          <w:commentRangeEnd w:id="156"/>
          <w:r w:rsidR="0097331B">
            <w:rPr>
              <w:rStyle w:val="Odkaznakoment"/>
              <w:rFonts w:cs="Times New Roman"/>
              <w:b w:val="0"/>
              <w:bCs w:val="0"/>
              <w:kern w:val="0"/>
            </w:rPr>
            <w:commentReference w:id="156"/>
          </w:r>
          <w:bookmarkEnd w:id="158"/>
        </w:p>
        <w:sdt>
          <w:sdtPr>
            <w:id w:val="111145805"/>
            <w:bibliography/>
          </w:sdtPr>
          <w:sdtContent>
            <w:p w:rsidR="00016671" w:rsidRDefault="00495DA1" w:rsidP="00016671">
              <w:pPr>
                <w:pStyle w:val="Bibliografie"/>
                <w:rPr>
                  <w:noProof/>
                </w:rPr>
              </w:pPr>
              <w:r>
                <w:fldChar w:fldCharType="begin"/>
              </w:r>
              <w:r w:rsidR="001948C8">
                <w:instrText xml:space="preserve"> BIBLIOGRAPHY </w:instrText>
              </w:r>
              <w:r>
                <w:fldChar w:fldCharType="separate"/>
              </w:r>
              <w:r w:rsidR="00016671">
                <w:rPr>
                  <w:noProof/>
                </w:rPr>
                <w:t xml:space="preserve">[1] </w:t>
              </w:r>
              <w:r w:rsidR="00016671">
                <w:rPr>
                  <w:b/>
                  <w:bCs/>
                  <w:noProof/>
                </w:rPr>
                <w:t>Object Management Group, Inc.</w:t>
              </w:r>
              <w:r w:rsidR="00016671">
                <w:rPr>
                  <w:noProof/>
                </w:rPr>
                <w:t xml:space="preserve"> MDA. </w:t>
              </w:r>
              <w:r w:rsidR="00016671">
                <w:rPr>
                  <w:i/>
                  <w:iCs/>
                  <w:noProof/>
                </w:rPr>
                <w:t xml:space="preserve">Object Management Group. </w:t>
              </w:r>
              <w:r w:rsidR="00016671">
                <w:rPr>
                  <w:noProof/>
                </w:rPr>
                <w:t>[Online] 30. 10 2012. [Citace: 10. 12 2012.] http://www.omg.org/mda/.</w:t>
              </w:r>
            </w:p>
            <w:p w:rsidR="00016671" w:rsidRDefault="00016671" w:rsidP="00016671">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016671" w:rsidRDefault="00016671" w:rsidP="00016671">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016671" w:rsidRDefault="00016671" w:rsidP="00016671">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016671" w:rsidRDefault="00016671" w:rsidP="00016671">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016671" w:rsidRDefault="00016671" w:rsidP="00016671">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016671" w:rsidRDefault="00016671" w:rsidP="00016671">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016671" w:rsidRDefault="00016671" w:rsidP="00016671">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016671" w:rsidRDefault="00016671" w:rsidP="00016671">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2008. ISBN 978-80-214-3747-4.</w:t>
              </w:r>
            </w:p>
            <w:p w:rsidR="00016671" w:rsidRDefault="00016671" w:rsidP="00016671">
              <w:pPr>
                <w:pStyle w:val="Bibliografie"/>
                <w:rPr>
                  <w:noProof/>
                </w:rPr>
              </w:pPr>
              <w:r>
                <w:rPr>
                  <w:noProof/>
                </w:rPr>
                <w:t xml:space="preserve">[10] —. Systémy s diskrétními událostmi, formalismus DEVS. </w:t>
              </w:r>
              <w:r>
                <w:rPr>
                  <w:i/>
                  <w:iCs/>
                  <w:noProof/>
                </w:rPr>
                <w:t xml:space="preserve">Prezentace k přednáškám. </w:t>
              </w:r>
              <w:r>
                <w:rPr>
                  <w:noProof/>
                </w:rPr>
                <w:t xml:space="preserve">[pdf]. </w:t>
              </w:r>
            </w:p>
            <w:p w:rsidR="00016671" w:rsidRDefault="00016671" w:rsidP="00016671">
              <w:pPr>
                <w:pStyle w:val="Bibliografie"/>
                <w:rPr>
                  <w:noProof/>
                </w:rPr>
              </w:pPr>
              <w:r>
                <w:rPr>
                  <w:noProof/>
                </w:rPr>
                <w:t xml:space="preserve">[11]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016671" w:rsidRDefault="00016671" w:rsidP="00016671">
              <w:pPr>
                <w:pStyle w:val="Bibliografie"/>
                <w:rPr>
                  <w:noProof/>
                </w:rPr>
              </w:pPr>
              <w:r>
                <w:rPr>
                  <w:noProof/>
                </w:rPr>
                <w:t xml:space="preserve">[12]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016671" w:rsidRDefault="00016671" w:rsidP="00016671">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AC78BF" w:rsidRDefault="00495DA1" w:rsidP="00016671">
              <w:r>
                <w:fldChar w:fldCharType="end"/>
              </w:r>
            </w:p>
          </w:sdtContent>
        </w:sdt>
      </w:sdtContent>
    </w:sdt>
    <w:p w:rsidR="002D444A" w:rsidRPr="002D444A" w:rsidRDefault="002D444A" w:rsidP="002D444A"/>
    <w:sectPr w:rsidR="002D444A" w:rsidRPr="002D444A" w:rsidSect="009F3255">
      <w:footerReference w:type="default" r:id="rId27"/>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AC78BF" w:rsidRDefault="00AC78BF">
      <w:pPr>
        <w:pStyle w:val="Textkomente"/>
      </w:pPr>
      <w:r>
        <w:rPr>
          <w:rStyle w:val="Odkaznakoment"/>
        </w:rPr>
        <w:annotationRef/>
      </w:r>
      <w:r>
        <w:t>přepsat na aktuální a podepsat</w:t>
      </w:r>
    </w:p>
  </w:comment>
  <w:comment w:id="2" w:author="Matron" w:date="2013-05-11T20:45:00Z" w:initials="M">
    <w:p w:rsidR="00AC78BF" w:rsidRDefault="00AC78BF">
      <w:pPr>
        <w:pStyle w:val="Textkomente"/>
      </w:pPr>
      <w:r>
        <w:rPr>
          <w:rStyle w:val="Odkaznakoment"/>
        </w:rPr>
        <w:annotationRef/>
      </w:r>
      <w:r>
        <w:t>upravit. Děkovat rodině a přítelkyni?</w:t>
      </w:r>
    </w:p>
  </w:comment>
  <w:comment w:id="9" w:author="Matron" w:date="2013-04-18T23:58:00Z" w:initials="M">
    <w:p w:rsidR="00AC78BF" w:rsidRDefault="00AC78BF">
      <w:pPr>
        <w:pStyle w:val="Textkomente"/>
      </w:pPr>
      <w:r>
        <w:rPr>
          <w:rStyle w:val="Odkaznakoment"/>
        </w:rPr>
        <w:annotationRef/>
      </w:r>
      <w:r>
        <w:t>oprava: čárky a spojky</w:t>
      </w:r>
    </w:p>
  </w:comment>
  <w:comment w:id="10" w:author="Matron" w:date="2013-04-19T00:04:00Z" w:initials="M">
    <w:p w:rsidR="00AC78BF" w:rsidRDefault="00AC78BF">
      <w:pPr>
        <w:pStyle w:val="Textkomente"/>
      </w:pPr>
      <w:r>
        <w:rPr>
          <w:rStyle w:val="Odkaznakoment"/>
        </w:rPr>
        <w:annotationRef/>
      </w:r>
      <w:r>
        <w:t>Udělat odkazy</w:t>
      </w:r>
    </w:p>
  </w:comment>
  <w:comment w:id="128" w:author="Matron" w:date="2013-05-09T15:04:00Z" w:initials="M">
    <w:p w:rsidR="00AC78BF" w:rsidRDefault="00AC78BF">
      <w:pPr>
        <w:pStyle w:val="Textkomente"/>
      </w:pPr>
      <w:r>
        <w:rPr>
          <w:rStyle w:val="Odkaznakoment"/>
        </w:rPr>
        <w:annotationRef/>
      </w:r>
      <w:r>
        <w:t>Toto předělat podle toho jak to nakonec vlastně bude :D</w:t>
      </w:r>
    </w:p>
  </w:comment>
  <w:comment w:id="134" w:author="Matron" w:date="2013-05-09T19:50:00Z" w:initials="M">
    <w:p w:rsidR="00AC78BF" w:rsidRDefault="00AC78BF">
      <w:pPr>
        <w:pStyle w:val="Textkomente"/>
      </w:pPr>
      <w:r>
        <w:rPr>
          <w:rStyle w:val="Odkaznakoment"/>
        </w:rPr>
        <w:annotationRef/>
      </w:r>
      <w:r>
        <w:t>Možná ještě více rozepsat</w:t>
      </w:r>
    </w:p>
  </w:comment>
  <w:comment w:id="152" w:author="Matron" w:date="2013-05-10T01:40:00Z" w:initials="M">
    <w:p w:rsidR="00AC78BF" w:rsidRDefault="00AC78BF"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156" w:author="Matron" w:date="2013-05-11T20:46:00Z" w:initials="M">
    <w:p w:rsidR="00AC78BF" w:rsidRDefault="00AC78BF">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2A93" w:rsidRDefault="009F2A93">
      <w:pPr>
        <w:spacing w:line="240" w:lineRule="auto"/>
      </w:pPr>
      <w:r>
        <w:separator/>
      </w:r>
    </w:p>
  </w:endnote>
  <w:endnote w:type="continuationSeparator" w:id="0">
    <w:p w:rsidR="009F2A93" w:rsidRDefault="009F2A9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8BF" w:rsidRDefault="00AC78BF"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AC78BF" w:rsidRDefault="00AC78BF"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8BF" w:rsidRDefault="00AC78BF"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8BF" w:rsidRDefault="00AC78BF"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707BD3">
      <w:rPr>
        <w:rStyle w:val="slostrnky"/>
        <w:noProof/>
      </w:rPr>
      <w:t>18</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2A93" w:rsidRDefault="009F2A93">
      <w:pPr>
        <w:spacing w:line="240" w:lineRule="auto"/>
      </w:pPr>
      <w:r>
        <w:separator/>
      </w:r>
    </w:p>
  </w:footnote>
  <w:footnote w:type="continuationSeparator" w:id="0">
    <w:p w:rsidR="009F2A93" w:rsidRDefault="009F2A93">
      <w:pPr>
        <w:spacing w:line="240" w:lineRule="auto"/>
      </w:pPr>
      <w:r>
        <w:continuationSeparator/>
      </w:r>
    </w:p>
  </w:footnote>
  <w:footnote w:id="1">
    <w:p w:rsidR="00AC78BF" w:rsidRDefault="00AC78BF">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provádějící získání, respektive nastavení, určitého atributu objektu, který často bývá privátní. Tyto dvě metody podporují koncept zapouzdření objektu.</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6">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1"/>
  </w:num>
  <w:num w:numId="2">
    <w:abstractNumId w:val="8"/>
  </w:num>
  <w:num w:numId="3">
    <w:abstractNumId w:val="7"/>
  </w:num>
  <w:num w:numId="4">
    <w:abstractNumId w:val="12"/>
  </w:num>
  <w:num w:numId="5">
    <w:abstractNumId w:val="10"/>
  </w:num>
  <w:num w:numId="6">
    <w:abstractNumId w:val="6"/>
  </w:num>
  <w:num w:numId="7">
    <w:abstractNumId w:val="13"/>
  </w:num>
  <w:num w:numId="8">
    <w:abstractNumId w:val="9"/>
  </w:num>
  <w:num w:numId="9">
    <w:abstractNumId w:val="5"/>
  </w:num>
  <w:num w:numId="10">
    <w:abstractNumId w:val="3"/>
  </w:num>
  <w:num w:numId="11">
    <w:abstractNumId w:val="4"/>
  </w:num>
  <w:num w:numId="12">
    <w:abstractNumId w:val="2"/>
  </w:num>
  <w:num w:numId="13">
    <w:abstractNumId w:val="0"/>
  </w:num>
  <w:num w:numId="14">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389B"/>
    <w:rsid w:val="000244CC"/>
    <w:rsid w:val="00024939"/>
    <w:rsid w:val="00027597"/>
    <w:rsid w:val="00031BFF"/>
    <w:rsid w:val="0003307C"/>
    <w:rsid w:val="000340E8"/>
    <w:rsid w:val="000348FF"/>
    <w:rsid w:val="0004307E"/>
    <w:rsid w:val="00045B64"/>
    <w:rsid w:val="00046876"/>
    <w:rsid w:val="00046C2B"/>
    <w:rsid w:val="000661B9"/>
    <w:rsid w:val="00070400"/>
    <w:rsid w:val="00073170"/>
    <w:rsid w:val="00076E1D"/>
    <w:rsid w:val="0007726E"/>
    <w:rsid w:val="000821D6"/>
    <w:rsid w:val="00083B69"/>
    <w:rsid w:val="0009424B"/>
    <w:rsid w:val="000966BA"/>
    <w:rsid w:val="00097842"/>
    <w:rsid w:val="000A080F"/>
    <w:rsid w:val="000A3486"/>
    <w:rsid w:val="000A5AB1"/>
    <w:rsid w:val="000B585C"/>
    <w:rsid w:val="000B6C0E"/>
    <w:rsid w:val="000B75FE"/>
    <w:rsid w:val="000C23DF"/>
    <w:rsid w:val="000C2564"/>
    <w:rsid w:val="000C57E7"/>
    <w:rsid w:val="000D3C17"/>
    <w:rsid w:val="000D49A5"/>
    <w:rsid w:val="000D63AF"/>
    <w:rsid w:val="000D6BD7"/>
    <w:rsid w:val="000D700F"/>
    <w:rsid w:val="000E0626"/>
    <w:rsid w:val="000E417A"/>
    <w:rsid w:val="000F01B0"/>
    <w:rsid w:val="000F0E7C"/>
    <w:rsid w:val="000F134A"/>
    <w:rsid w:val="000F23A8"/>
    <w:rsid w:val="000F2772"/>
    <w:rsid w:val="000F40C0"/>
    <w:rsid w:val="000F6C3D"/>
    <w:rsid w:val="000F6D98"/>
    <w:rsid w:val="00102CA7"/>
    <w:rsid w:val="00103282"/>
    <w:rsid w:val="00105479"/>
    <w:rsid w:val="001305ED"/>
    <w:rsid w:val="00133942"/>
    <w:rsid w:val="00141273"/>
    <w:rsid w:val="00150AA7"/>
    <w:rsid w:val="00156006"/>
    <w:rsid w:val="001561E0"/>
    <w:rsid w:val="0016397A"/>
    <w:rsid w:val="00175C37"/>
    <w:rsid w:val="0017732E"/>
    <w:rsid w:val="0018284C"/>
    <w:rsid w:val="001835AE"/>
    <w:rsid w:val="001846C5"/>
    <w:rsid w:val="001908A3"/>
    <w:rsid w:val="0019118E"/>
    <w:rsid w:val="001942F5"/>
    <w:rsid w:val="001948C8"/>
    <w:rsid w:val="001A6348"/>
    <w:rsid w:val="001A64EC"/>
    <w:rsid w:val="001A7E2B"/>
    <w:rsid w:val="001B4D21"/>
    <w:rsid w:val="001D0FDD"/>
    <w:rsid w:val="001D157F"/>
    <w:rsid w:val="001D49EF"/>
    <w:rsid w:val="001D6340"/>
    <w:rsid w:val="001E2AF3"/>
    <w:rsid w:val="001F0149"/>
    <w:rsid w:val="001F190F"/>
    <w:rsid w:val="001F56F7"/>
    <w:rsid w:val="00215F24"/>
    <w:rsid w:val="0022455C"/>
    <w:rsid w:val="00224EB0"/>
    <w:rsid w:val="00224FB3"/>
    <w:rsid w:val="002266AF"/>
    <w:rsid w:val="0022784D"/>
    <w:rsid w:val="00245CC0"/>
    <w:rsid w:val="00253007"/>
    <w:rsid w:val="00256E2D"/>
    <w:rsid w:val="00257A92"/>
    <w:rsid w:val="00257AAC"/>
    <w:rsid w:val="002614EF"/>
    <w:rsid w:val="002733CF"/>
    <w:rsid w:val="00275008"/>
    <w:rsid w:val="002757FF"/>
    <w:rsid w:val="002820E9"/>
    <w:rsid w:val="002831DD"/>
    <w:rsid w:val="00285818"/>
    <w:rsid w:val="00287726"/>
    <w:rsid w:val="002975FF"/>
    <w:rsid w:val="00297F69"/>
    <w:rsid w:val="002A5F3E"/>
    <w:rsid w:val="002A659C"/>
    <w:rsid w:val="002B2A73"/>
    <w:rsid w:val="002C04DF"/>
    <w:rsid w:val="002C0A91"/>
    <w:rsid w:val="002C167C"/>
    <w:rsid w:val="002C3AC9"/>
    <w:rsid w:val="002C7575"/>
    <w:rsid w:val="002C799E"/>
    <w:rsid w:val="002D2A1B"/>
    <w:rsid w:val="002D40B8"/>
    <w:rsid w:val="002D444A"/>
    <w:rsid w:val="002D4CA1"/>
    <w:rsid w:val="002D4F71"/>
    <w:rsid w:val="002F0DD6"/>
    <w:rsid w:val="002F481F"/>
    <w:rsid w:val="002F65F6"/>
    <w:rsid w:val="002F7423"/>
    <w:rsid w:val="003031E5"/>
    <w:rsid w:val="00304637"/>
    <w:rsid w:val="00305000"/>
    <w:rsid w:val="00314E99"/>
    <w:rsid w:val="00315822"/>
    <w:rsid w:val="00317580"/>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5202"/>
    <w:rsid w:val="003813F7"/>
    <w:rsid w:val="00383EC2"/>
    <w:rsid w:val="00384EDD"/>
    <w:rsid w:val="00387C7F"/>
    <w:rsid w:val="003926B2"/>
    <w:rsid w:val="00392B02"/>
    <w:rsid w:val="003964FA"/>
    <w:rsid w:val="0039674B"/>
    <w:rsid w:val="00397A53"/>
    <w:rsid w:val="003A2A39"/>
    <w:rsid w:val="003B4523"/>
    <w:rsid w:val="003C4DEF"/>
    <w:rsid w:val="003D3655"/>
    <w:rsid w:val="003E32DB"/>
    <w:rsid w:val="003F46AA"/>
    <w:rsid w:val="003F46DE"/>
    <w:rsid w:val="003F64A4"/>
    <w:rsid w:val="00400C6A"/>
    <w:rsid w:val="00401E9C"/>
    <w:rsid w:val="0040208B"/>
    <w:rsid w:val="00403BC8"/>
    <w:rsid w:val="00430CE8"/>
    <w:rsid w:val="00435B01"/>
    <w:rsid w:val="00443FF5"/>
    <w:rsid w:val="004546B7"/>
    <w:rsid w:val="00462077"/>
    <w:rsid w:val="00466775"/>
    <w:rsid w:val="00466DCF"/>
    <w:rsid w:val="00467A31"/>
    <w:rsid w:val="00481F02"/>
    <w:rsid w:val="004837CD"/>
    <w:rsid w:val="00490051"/>
    <w:rsid w:val="004905D0"/>
    <w:rsid w:val="00493C17"/>
    <w:rsid w:val="0049544D"/>
    <w:rsid w:val="00495DA1"/>
    <w:rsid w:val="004A1970"/>
    <w:rsid w:val="004B3DDA"/>
    <w:rsid w:val="004B455A"/>
    <w:rsid w:val="004B5FB8"/>
    <w:rsid w:val="004C191A"/>
    <w:rsid w:val="004C356A"/>
    <w:rsid w:val="004C4293"/>
    <w:rsid w:val="004C72DF"/>
    <w:rsid w:val="004D13B6"/>
    <w:rsid w:val="004D32B5"/>
    <w:rsid w:val="004D4038"/>
    <w:rsid w:val="004D5B83"/>
    <w:rsid w:val="004D70F7"/>
    <w:rsid w:val="004E279F"/>
    <w:rsid w:val="004E7A66"/>
    <w:rsid w:val="004E7E41"/>
    <w:rsid w:val="004F0E9B"/>
    <w:rsid w:val="004F6A9E"/>
    <w:rsid w:val="004F7715"/>
    <w:rsid w:val="0050085F"/>
    <w:rsid w:val="00504CB6"/>
    <w:rsid w:val="005057DE"/>
    <w:rsid w:val="005113D7"/>
    <w:rsid w:val="00511A76"/>
    <w:rsid w:val="005131DE"/>
    <w:rsid w:val="005148D9"/>
    <w:rsid w:val="00515A78"/>
    <w:rsid w:val="005233E5"/>
    <w:rsid w:val="0054346B"/>
    <w:rsid w:val="00550D82"/>
    <w:rsid w:val="0055780D"/>
    <w:rsid w:val="00557AFD"/>
    <w:rsid w:val="00564686"/>
    <w:rsid w:val="00566F57"/>
    <w:rsid w:val="0057294C"/>
    <w:rsid w:val="00572B50"/>
    <w:rsid w:val="0057445B"/>
    <w:rsid w:val="00576818"/>
    <w:rsid w:val="005A06BE"/>
    <w:rsid w:val="005A544B"/>
    <w:rsid w:val="005A72AE"/>
    <w:rsid w:val="005B2444"/>
    <w:rsid w:val="005B564E"/>
    <w:rsid w:val="005C459F"/>
    <w:rsid w:val="005C54FE"/>
    <w:rsid w:val="005D4140"/>
    <w:rsid w:val="005D424E"/>
    <w:rsid w:val="005D581F"/>
    <w:rsid w:val="005F2719"/>
    <w:rsid w:val="005F4D89"/>
    <w:rsid w:val="005F52E0"/>
    <w:rsid w:val="006061B2"/>
    <w:rsid w:val="00612148"/>
    <w:rsid w:val="006147D4"/>
    <w:rsid w:val="00616C5A"/>
    <w:rsid w:val="006176FB"/>
    <w:rsid w:val="00617FE2"/>
    <w:rsid w:val="00622915"/>
    <w:rsid w:val="00630B2A"/>
    <w:rsid w:val="00633C0C"/>
    <w:rsid w:val="0063664D"/>
    <w:rsid w:val="006405B4"/>
    <w:rsid w:val="0064500D"/>
    <w:rsid w:val="00650AF0"/>
    <w:rsid w:val="00653D3C"/>
    <w:rsid w:val="006563AE"/>
    <w:rsid w:val="00660D11"/>
    <w:rsid w:val="006728BA"/>
    <w:rsid w:val="006762EE"/>
    <w:rsid w:val="00681ABD"/>
    <w:rsid w:val="00683721"/>
    <w:rsid w:val="006859C2"/>
    <w:rsid w:val="00686BE5"/>
    <w:rsid w:val="00690436"/>
    <w:rsid w:val="006953D7"/>
    <w:rsid w:val="00697743"/>
    <w:rsid w:val="00697CC2"/>
    <w:rsid w:val="006A050B"/>
    <w:rsid w:val="006A2F42"/>
    <w:rsid w:val="006A5472"/>
    <w:rsid w:val="006B5477"/>
    <w:rsid w:val="006C4FD2"/>
    <w:rsid w:val="006C601F"/>
    <w:rsid w:val="006F0F63"/>
    <w:rsid w:val="006F68AC"/>
    <w:rsid w:val="006F6B0B"/>
    <w:rsid w:val="007016AC"/>
    <w:rsid w:val="00707BD3"/>
    <w:rsid w:val="007105F7"/>
    <w:rsid w:val="00713532"/>
    <w:rsid w:val="007140D3"/>
    <w:rsid w:val="00714237"/>
    <w:rsid w:val="00727AF8"/>
    <w:rsid w:val="0073286D"/>
    <w:rsid w:val="0073594B"/>
    <w:rsid w:val="00740C06"/>
    <w:rsid w:val="00744EB1"/>
    <w:rsid w:val="00751127"/>
    <w:rsid w:val="00763846"/>
    <w:rsid w:val="00772A6C"/>
    <w:rsid w:val="007747B6"/>
    <w:rsid w:val="007766B5"/>
    <w:rsid w:val="0078451B"/>
    <w:rsid w:val="00784EC0"/>
    <w:rsid w:val="00785701"/>
    <w:rsid w:val="007A2D62"/>
    <w:rsid w:val="007A3263"/>
    <w:rsid w:val="007A798E"/>
    <w:rsid w:val="007B3212"/>
    <w:rsid w:val="007C15CD"/>
    <w:rsid w:val="007C5A20"/>
    <w:rsid w:val="007D197C"/>
    <w:rsid w:val="007D1FE4"/>
    <w:rsid w:val="007E6A52"/>
    <w:rsid w:val="007F394B"/>
    <w:rsid w:val="007F3F28"/>
    <w:rsid w:val="007F5584"/>
    <w:rsid w:val="007F61F9"/>
    <w:rsid w:val="00801D3D"/>
    <w:rsid w:val="008118CB"/>
    <w:rsid w:val="00811D80"/>
    <w:rsid w:val="00817777"/>
    <w:rsid w:val="00820800"/>
    <w:rsid w:val="00825D6A"/>
    <w:rsid w:val="008268BB"/>
    <w:rsid w:val="0083592F"/>
    <w:rsid w:val="00857B91"/>
    <w:rsid w:val="00861689"/>
    <w:rsid w:val="008622F4"/>
    <w:rsid w:val="008704FE"/>
    <w:rsid w:val="00877C96"/>
    <w:rsid w:val="00880F59"/>
    <w:rsid w:val="00885B9E"/>
    <w:rsid w:val="008A1EBD"/>
    <w:rsid w:val="008A3CA3"/>
    <w:rsid w:val="008A6DE0"/>
    <w:rsid w:val="008B052A"/>
    <w:rsid w:val="008B0BB8"/>
    <w:rsid w:val="008B1367"/>
    <w:rsid w:val="008B19CF"/>
    <w:rsid w:val="008B3AE4"/>
    <w:rsid w:val="008B51E1"/>
    <w:rsid w:val="008D026D"/>
    <w:rsid w:val="008D469D"/>
    <w:rsid w:val="008D52F7"/>
    <w:rsid w:val="008D546C"/>
    <w:rsid w:val="008D5D82"/>
    <w:rsid w:val="008E31F1"/>
    <w:rsid w:val="008E5CEE"/>
    <w:rsid w:val="008E6E66"/>
    <w:rsid w:val="008E7150"/>
    <w:rsid w:val="008F2B6E"/>
    <w:rsid w:val="00900164"/>
    <w:rsid w:val="00902D64"/>
    <w:rsid w:val="009037FA"/>
    <w:rsid w:val="00906FA0"/>
    <w:rsid w:val="00907DF6"/>
    <w:rsid w:val="00910046"/>
    <w:rsid w:val="009108B8"/>
    <w:rsid w:val="00912EE1"/>
    <w:rsid w:val="00915132"/>
    <w:rsid w:val="00925A32"/>
    <w:rsid w:val="00933711"/>
    <w:rsid w:val="0094114F"/>
    <w:rsid w:val="00941D3D"/>
    <w:rsid w:val="00943521"/>
    <w:rsid w:val="00956272"/>
    <w:rsid w:val="00960734"/>
    <w:rsid w:val="00960CB5"/>
    <w:rsid w:val="009723C9"/>
    <w:rsid w:val="0097331B"/>
    <w:rsid w:val="00974CE0"/>
    <w:rsid w:val="00976A21"/>
    <w:rsid w:val="0098548D"/>
    <w:rsid w:val="00992CA0"/>
    <w:rsid w:val="009A1B3C"/>
    <w:rsid w:val="009B2FB0"/>
    <w:rsid w:val="009B5BB0"/>
    <w:rsid w:val="009C2FEC"/>
    <w:rsid w:val="009C6C6D"/>
    <w:rsid w:val="009E756A"/>
    <w:rsid w:val="009E7A81"/>
    <w:rsid w:val="009F0E91"/>
    <w:rsid w:val="009F26A1"/>
    <w:rsid w:val="009F2A93"/>
    <w:rsid w:val="009F3255"/>
    <w:rsid w:val="009F3C33"/>
    <w:rsid w:val="00A01228"/>
    <w:rsid w:val="00A11969"/>
    <w:rsid w:val="00A13294"/>
    <w:rsid w:val="00A13D28"/>
    <w:rsid w:val="00A1558F"/>
    <w:rsid w:val="00A23BDC"/>
    <w:rsid w:val="00A263E0"/>
    <w:rsid w:val="00A27CF2"/>
    <w:rsid w:val="00A30B9B"/>
    <w:rsid w:val="00A31D04"/>
    <w:rsid w:val="00A36394"/>
    <w:rsid w:val="00A422F9"/>
    <w:rsid w:val="00A43092"/>
    <w:rsid w:val="00A47CD4"/>
    <w:rsid w:val="00A5098F"/>
    <w:rsid w:val="00A52A9D"/>
    <w:rsid w:val="00A54E3F"/>
    <w:rsid w:val="00A56AD5"/>
    <w:rsid w:val="00A57591"/>
    <w:rsid w:val="00A74C3A"/>
    <w:rsid w:val="00A80015"/>
    <w:rsid w:val="00A8301F"/>
    <w:rsid w:val="00A840BA"/>
    <w:rsid w:val="00A86523"/>
    <w:rsid w:val="00A86B35"/>
    <w:rsid w:val="00A91B21"/>
    <w:rsid w:val="00A94DD1"/>
    <w:rsid w:val="00AB10DA"/>
    <w:rsid w:val="00AB2E59"/>
    <w:rsid w:val="00AB3FB1"/>
    <w:rsid w:val="00AB6851"/>
    <w:rsid w:val="00AC091F"/>
    <w:rsid w:val="00AC5027"/>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6B2C"/>
    <w:rsid w:val="00B27E9A"/>
    <w:rsid w:val="00B31A5A"/>
    <w:rsid w:val="00B31EFF"/>
    <w:rsid w:val="00B51437"/>
    <w:rsid w:val="00B620DA"/>
    <w:rsid w:val="00B85268"/>
    <w:rsid w:val="00B94412"/>
    <w:rsid w:val="00B9672E"/>
    <w:rsid w:val="00BA2E1A"/>
    <w:rsid w:val="00BA5271"/>
    <w:rsid w:val="00BA5C2D"/>
    <w:rsid w:val="00BC03B7"/>
    <w:rsid w:val="00BC320C"/>
    <w:rsid w:val="00BD0165"/>
    <w:rsid w:val="00BD1195"/>
    <w:rsid w:val="00BD16C4"/>
    <w:rsid w:val="00BD2B38"/>
    <w:rsid w:val="00BD682E"/>
    <w:rsid w:val="00BD6DC7"/>
    <w:rsid w:val="00BE4318"/>
    <w:rsid w:val="00BE45A6"/>
    <w:rsid w:val="00BE7D21"/>
    <w:rsid w:val="00BF7E3E"/>
    <w:rsid w:val="00C0216C"/>
    <w:rsid w:val="00C04E82"/>
    <w:rsid w:val="00C078C3"/>
    <w:rsid w:val="00C11D5F"/>
    <w:rsid w:val="00C1695F"/>
    <w:rsid w:val="00C23E80"/>
    <w:rsid w:val="00C25B28"/>
    <w:rsid w:val="00C3645A"/>
    <w:rsid w:val="00C41980"/>
    <w:rsid w:val="00C516E7"/>
    <w:rsid w:val="00C5587E"/>
    <w:rsid w:val="00C650B3"/>
    <w:rsid w:val="00C657EB"/>
    <w:rsid w:val="00C674D3"/>
    <w:rsid w:val="00C773C1"/>
    <w:rsid w:val="00C833CD"/>
    <w:rsid w:val="00C86EBB"/>
    <w:rsid w:val="00C92348"/>
    <w:rsid w:val="00C92355"/>
    <w:rsid w:val="00C9464A"/>
    <w:rsid w:val="00CA07E7"/>
    <w:rsid w:val="00CA5133"/>
    <w:rsid w:val="00CB397E"/>
    <w:rsid w:val="00CB3BE2"/>
    <w:rsid w:val="00CB3EE8"/>
    <w:rsid w:val="00CB49B4"/>
    <w:rsid w:val="00CB4D2A"/>
    <w:rsid w:val="00CC053D"/>
    <w:rsid w:val="00CD57AE"/>
    <w:rsid w:val="00CE23A2"/>
    <w:rsid w:val="00CE34F6"/>
    <w:rsid w:val="00CE5D51"/>
    <w:rsid w:val="00CF4A2B"/>
    <w:rsid w:val="00CF7F83"/>
    <w:rsid w:val="00D012D0"/>
    <w:rsid w:val="00D02443"/>
    <w:rsid w:val="00D10375"/>
    <w:rsid w:val="00D166C8"/>
    <w:rsid w:val="00D177A3"/>
    <w:rsid w:val="00D20BF4"/>
    <w:rsid w:val="00D22BE9"/>
    <w:rsid w:val="00D25B7A"/>
    <w:rsid w:val="00D262EC"/>
    <w:rsid w:val="00D267EE"/>
    <w:rsid w:val="00D40277"/>
    <w:rsid w:val="00D446E3"/>
    <w:rsid w:val="00D4508C"/>
    <w:rsid w:val="00D50667"/>
    <w:rsid w:val="00D51929"/>
    <w:rsid w:val="00D531E9"/>
    <w:rsid w:val="00D53329"/>
    <w:rsid w:val="00D55920"/>
    <w:rsid w:val="00D63743"/>
    <w:rsid w:val="00D65593"/>
    <w:rsid w:val="00D70079"/>
    <w:rsid w:val="00D73D8B"/>
    <w:rsid w:val="00D748B6"/>
    <w:rsid w:val="00D758A0"/>
    <w:rsid w:val="00D8150F"/>
    <w:rsid w:val="00D84AF7"/>
    <w:rsid w:val="00D90FD4"/>
    <w:rsid w:val="00D930EF"/>
    <w:rsid w:val="00D9440E"/>
    <w:rsid w:val="00D96BB6"/>
    <w:rsid w:val="00DA0D6D"/>
    <w:rsid w:val="00DA3317"/>
    <w:rsid w:val="00DA674A"/>
    <w:rsid w:val="00DB500E"/>
    <w:rsid w:val="00DB5A04"/>
    <w:rsid w:val="00DC1347"/>
    <w:rsid w:val="00DC46DA"/>
    <w:rsid w:val="00DC5BCB"/>
    <w:rsid w:val="00DD5FC7"/>
    <w:rsid w:val="00DD711B"/>
    <w:rsid w:val="00DE0C86"/>
    <w:rsid w:val="00DE38C4"/>
    <w:rsid w:val="00DE44BA"/>
    <w:rsid w:val="00DE7DB0"/>
    <w:rsid w:val="00DF0115"/>
    <w:rsid w:val="00DF5C17"/>
    <w:rsid w:val="00E001D7"/>
    <w:rsid w:val="00E00E95"/>
    <w:rsid w:val="00E01ECD"/>
    <w:rsid w:val="00E031EA"/>
    <w:rsid w:val="00E1064A"/>
    <w:rsid w:val="00E14B4F"/>
    <w:rsid w:val="00E16D24"/>
    <w:rsid w:val="00E221C6"/>
    <w:rsid w:val="00E22521"/>
    <w:rsid w:val="00E23460"/>
    <w:rsid w:val="00E24CB3"/>
    <w:rsid w:val="00E25399"/>
    <w:rsid w:val="00E2691B"/>
    <w:rsid w:val="00E32E69"/>
    <w:rsid w:val="00E37A28"/>
    <w:rsid w:val="00E40A8D"/>
    <w:rsid w:val="00E45481"/>
    <w:rsid w:val="00E51ABF"/>
    <w:rsid w:val="00E62F9F"/>
    <w:rsid w:val="00E67908"/>
    <w:rsid w:val="00E75C77"/>
    <w:rsid w:val="00E80108"/>
    <w:rsid w:val="00E86114"/>
    <w:rsid w:val="00EA6884"/>
    <w:rsid w:val="00EB273A"/>
    <w:rsid w:val="00ED6C5C"/>
    <w:rsid w:val="00ED756A"/>
    <w:rsid w:val="00EE0C74"/>
    <w:rsid w:val="00EE2342"/>
    <w:rsid w:val="00EE694C"/>
    <w:rsid w:val="00EF05DD"/>
    <w:rsid w:val="00F014F2"/>
    <w:rsid w:val="00F073E4"/>
    <w:rsid w:val="00F1438D"/>
    <w:rsid w:val="00F22EB0"/>
    <w:rsid w:val="00F235DD"/>
    <w:rsid w:val="00F25706"/>
    <w:rsid w:val="00F302E4"/>
    <w:rsid w:val="00F302FD"/>
    <w:rsid w:val="00F34701"/>
    <w:rsid w:val="00F41E6E"/>
    <w:rsid w:val="00F45CF1"/>
    <w:rsid w:val="00F463C6"/>
    <w:rsid w:val="00F503F7"/>
    <w:rsid w:val="00F50C0E"/>
    <w:rsid w:val="00F51F89"/>
    <w:rsid w:val="00F567FA"/>
    <w:rsid w:val="00F62F53"/>
    <w:rsid w:val="00F70251"/>
    <w:rsid w:val="00F70563"/>
    <w:rsid w:val="00F707D1"/>
    <w:rsid w:val="00F70D8F"/>
    <w:rsid w:val="00F76AC7"/>
    <w:rsid w:val="00F86EE2"/>
    <w:rsid w:val="00F903C5"/>
    <w:rsid w:val="00FA69C5"/>
    <w:rsid w:val="00FB0FF2"/>
    <w:rsid w:val="00FB3FAB"/>
    <w:rsid w:val="00FB7B52"/>
    <w:rsid w:val="00FB7E8F"/>
    <w:rsid w:val="00FC774D"/>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Jan08</b:Tag>
    <b:SourceType>Misc</b:SourceType>
    <b:Guid>{1C2D4B55-21AD-42DD-BA19-E16912876BED}</b:Guid>
    <b:LCID>0</b:LCID>
    <b:Author>
      <b:Author>
        <b:NameList>
          <b:Person>
            <b:Last>Janoušek</b:Last>
            <b:First>V.</b:First>
          </b:Person>
        </b:NameList>
      </b:Author>
    </b:Author>
    <b:Title>Modelování objektů Petriho sítěmi</b:Title>
    <b:Year>2008</b:Year>
    <b:City>Brno</b:City>
    <b:Publisher>Fakulta informačních technologií, Vysoké učení technické v Brně</b:Publisher>
    <b:StandardNumber>ISBN 978-80-214-3747-4</b:StandardNumber>
    <b:PublicationTitle>Disertační práce</b:PublicationTitle>
    <b:RefOrder>9</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12</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11</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10</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s>
</file>

<file path=customXml/itemProps1.xml><?xml version="1.0" encoding="utf-8"?>
<ds:datastoreItem xmlns:ds="http://schemas.openxmlformats.org/officeDocument/2006/customXml" ds:itemID="{6289A744-1FE1-4A76-B611-717B5FA4C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1760</TotalTime>
  <Pages>35</Pages>
  <Words>9409</Words>
  <Characters>57212</Characters>
  <Application>Microsoft Office Word</Application>
  <DocSecurity>0</DocSecurity>
  <Lines>1040</Lines>
  <Paragraphs>352</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66269</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107</cp:revision>
  <cp:lastPrinted>2013-04-19T11:36:00Z</cp:lastPrinted>
  <dcterms:created xsi:type="dcterms:W3CDTF">2013-04-15T07:40:00Z</dcterms:created>
  <dcterms:modified xsi:type="dcterms:W3CDTF">2013-05-12T02:35:00Z</dcterms:modified>
</cp:coreProperties>
</file>