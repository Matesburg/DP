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36216C" w:rsidP="00557AFD">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557AFD" w:rsidRPr="00557AFD" w:rsidRDefault="0036216C" w:rsidP="00557AFD">
      <w:pPr>
        <w:pStyle w:val="Nadpis9"/>
        <w:widowControl w:val="0"/>
        <w:spacing w:before="0" w:after="0" w:line="240" w:lineRule="auto"/>
        <w:rPr>
          <w:caps/>
          <w:sz w:val="20"/>
          <w:szCs w:val="20"/>
        </w:rPr>
      </w:pPr>
      <w:r>
        <w:rPr>
          <w:caps/>
          <w:sz w:val="20"/>
          <w:szCs w:val="20"/>
        </w:rPr>
        <w:t>term project</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36216C" w:rsidP="002C0A91">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2C0A91" w:rsidRPr="00557AFD" w:rsidRDefault="0036216C" w:rsidP="002C0A91">
      <w:pPr>
        <w:pStyle w:val="Nadpis9"/>
        <w:widowControl w:val="0"/>
        <w:spacing w:before="0" w:after="0" w:line="240" w:lineRule="auto"/>
        <w:rPr>
          <w:caps/>
          <w:sz w:val="20"/>
          <w:szCs w:val="20"/>
        </w:rPr>
      </w:pPr>
      <w:r>
        <w:rPr>
          <w:caps/>
          <w:sz w:val="20"/>
          <w:szCs w:val="20"/>
        </w:rPr>
        <w:t>term project</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continuity.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2D2A1B">
      <w:pPr>
        <w:pStyle w:val="ds34nadpis"/>
        <w:spacing w:line="276" w:lineRule="auto"/>
      </w:pPr>
      <w:r w:rsidRPr="00912EE1">
        <w:t>Abstract</w:t>
      </w:r>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r w:rsidRPr="00912EE1">
        <w:t>Keywords</w:t>
      </w:r>
    </w:p>
    <w:p w:rsidR="009723C9" w:rsidRPr="00912EE1" w:rsidRDefault="009723C9" w:rsidP="009723C9">
      <w:pPr>
        <w:pStyle w:val="ds34"/>
        <w:spacing w:line="276" w:lineRule="auto"/>
      </w:pPr>
      <w:r>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1948C8" w:rsidP="0019118E">
      <w:pPr>
        <w:spacing w:line="276" w:lineRule="auto"/>
        <w:rPr>
          <w:b/>
          <w:sz w:val="36"/>
          <w:szCs w:val="36"/>
        </w:rPr>
      </w:pPr>
      <w:r>
        <w:t>Caha Matěj</w:t>
      </w:r>
      <w:r w:rsidR="00A86523">
        <w:t xml:space="preserve">: </w:t>
      </w:r>
      <w:r>
        <w:t>Modelem řízený návrh konferenčního systému</w:t>
      </w:r>
      <w:r w:rsidR="000B75FE">
        <w:t xml:space="preserve">, </w:t>
      </w:r>
      <w:r>
        <w:t>semestrální projekt</w:t>
      </w:r>
      <w:r w:rsidR="000B75FE">
        <w:t>,</w:t>
      </w:r>
      <w:r w:rsidR="00A86523">
        <w:t xml:space="preserve"> </w:t>
      </w:r>
      <w:r w:rsidR="00877C96">
        <w:t>Brno,</w:t>
      </w:r>
      <w:r w:rsidR="00AF03EA">
        <w:t xml:space="preserve"> FIT VUT v</w:t>
      </w:r>
      <w:r w:rsidR="000B75FE">
        <w:t> </w:t>
      </w:r>
      <w:r w:rsidR="00AF03EA">
        <w:t>Brně</w:t>
      </w:r>
      <w:r>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B14A25" w:rsidP="0019118E">
      <w:pPr>
        <w:pStyle w:val="ds2podpis"/>
        <w:spacing w:line="276" w:lineRule="auto"/>
        <w:rPr>
          <w:lang w:val="cs-CZ"/>
        </w:rPr>
      </w:pPr>
      <w:r>
        <w:rPr>
          <w:lang w:val="cs-CZ"/>
        </w:rPr>
        <w:t>9.1.2013</w:t>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r>
        <w:t>Děkuji svému vedoucímu práce panu Ing. Radku Kočímu, Ph.D. za uvedení do problematiky a za následné komentáře ke struktuře a obsahu této práce.</w:t>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19118E">
      <w:pPr>
        <w:pStyle w:val="Nadpis1"/>
        <w:numPr>
          <w:ilvl w:val="0"/>
          <w:numId w:val="0"/>
        </w:numPr>
        <w:spacing w:line="276" w:lineRule="auto"/>
      </w:pPr>
      <w:bookmarkStart w:id="3" w:name="_Toc100936461"/>
      <w:bookmarkStart w:id="4" w:name="_Toc101325787"/>
      <w:bookmarkStart w:id="5" w:name="_Toc355915057"/>
      <w:bookmarkEnd w:id="1"/>
      <w:bookmarkEnd w:id="2"/>
      <w:r>
        <w:lastRenderedPageBreak/>
        <w:t>Obsah</w:t>
      </w:r>
      <w:bookmarkEnd w:id="5"/>
    </w:p>
    <w:p w:rsidR="0040208B" w:rsidRDefault="001F0149">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5915057" w:history="1">
        <w:r w:rsidR="0040208B" w:rsidRPr="00751FE7">
          <w:rPr>
            <w:rStyle w:val="Hypertextovodkaz"/>
            <w:noProof/>
          </w:rPr>
          <w:t>Obsah</w:t>
        </w:r>
        <w:r w:rsidR="0040208B">
          <w:rPr>
            <w:noProof/>
            <w:webHidden/>
          </w:rPr>
          <w:tab/>
        </w:r>
        <w:r w:rsidR="0040208B">
          <w:rPr>
            <w:noProof/>
            <w:webHidden/>
          </w:rPr>
          <w:fldChar w:fldCharType="begin"/>
        </w:r>
        <w:r w:rsidR="0040208B">
          <w:rPr>
            <w:noProof/>
            <w:webHidden/>
          </w:rPr>
          <w:instrText xml:space="preserve"> PAGEREF _Toc355915057 \h </w:instrText>
        </w:r>
        <w:r w:rsidR="0040208B">
          <w:rPr>
            <w:noProof/>
            <w:webHidden/>
          </w:rPr>
        </w:r>
        <w:r w:rsidR="0040208B">
          <w:rPr>
            <w:noProof/>
            <w:webHidden/>
          </w:rPr>
          <w:fldChar w:fldCharType="separate"/>
        </w:r>
        <w:r w:rsidR="0040208B">
          <w:rPr>
            <w:noProof/>
            <w:webHidden/>
          </w:rPr>
          <w:t>1</w:t>
        </w:r>
        <w:r w:rsidR="0040208B">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58" w:history="1">
        <w:r w:rsidRPr="00751FE7">
          <w:rPr>
            <w:rStyle w:val="Hypertextovodkaz"/>
            <w:noProof/>
          </w:rPr>
          <w:t>1.</w:t>
        </w:r>
        <w:r>
          <w:rPr>
            <w:rFonts w:asciiTheme="minorHAnsi" w:eastAsiaTheme="minorEastAsia" w:hAnsiTheme="minorHAnsi" w:cstheme="minorBidi"/>
            <w:noProof/>
            <w:szCs w:val="22"/>
          </w:rPr>
          <w:tab/>
        </w:r>
        <w:r w:rsidRPr="00751FE7">
          <w:rPr>
            <w:rStyle w:val="Hypertextovodkaz"/>
            <w:noProof/>
          </w:rPr>
          <w:t>Úvod</w:t>
        </w:r>
        <w:r>
          <w:rPr>
            <w:noProof/>
            <w:webHidden/>
          </w:rPr>
          <w:tab/>
        </w:r>
        <w:r>
          <w:rPr>
            <w:noProof/>
            <w:webHidden/>
          </w:rPr>
          <w:fldChar w:fldCharType="begin"/>
        </w:r>
        <w:r>
          <w:rPr>
            <w:noProof/>
            <w:webHidden/>
          </w:rPr>
          <w:instrText xml:space="preserve"> PAGEREF _Toc355915058 \h </w:instrText>
        </w:r>
        <w:r>
          <w:rPr>
            <w:noProof/>
            <w:webHidden/>
          </w:rPr>
        </w:r>
        <w:r>
          <w:rPr>
            <w:noProof/>
            <w:webHidden/>
          </w:rPr>
          <w:fldChar w:fldCharType="separate"/>
        </w:r>
        <w:r>
          <w:rPr>
            <w:noProof/>
            <w:webHidden/>
          </w:rPr>
          <w:t>3</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59" w:history="1">
        <w:r w:rsidRPr="00751FE7">
          <w:rPr>
            <w:rStyle w:val="Hypertextovodkaz"/>
            <w:noProof/>
          </w:rPr>
          <w:t>2.</w:t>
        </w:r>
        <w:r>
          <w:rPr>
            <w:rFonts w:asciiTheme="minorHAnsi" w:eastAsiaTheme="minorEastAsia" w:hAnsiTheme="minorHAnsi" w:cstheme="minorBidi"/>
            <w:noProof/>
            <w:szCs w:val="22"/>
          </w:rPr>
          <w:tab/>
        </w:r>
        <w:r w:rsidRPr="00751FE7">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_Toc355915059 \h </w:instrText>
        </w:r>
        <w:r>
          <w:rPr>
            <w:noProof/>
            <w:webHidden/>
          </w:rPr>
        </w:r>
        <w:r>
          <w:rPr>
            <w:noProof/>
            <w:webHidden/>
          </w:rPr>
          <w:fldChar w:fldCharType="separate"/>
        </w:r>
        <w:r>
          <w:rPr>
            <w:noProof/>
            <w:webHidden/>
          </w:rPr>
          <w:t>4</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60" w:history="1">
        <w:r w:rsidRPr="00751FE7">
          <w:rPr>
            <w:rStyle w:val="Hypertextovodkaz"/>
            <w:noProof/>
          </w:rPr>
          <w:t>3.</w:t>
        </w:r>
        <w:r>
          <w:rPr>
            <w:rFonts w:asciiTheme="minorHAnsi" w:eastAsiaTheme="minorEastAsia" w:hAnsiTheme="minorHAnsi" w:cstheme="minorBidi"/>
            <w:noProof/>
            <w:szCs w:val="22"/>
          </w:rPr>
          <w:tab/>
        </w:r>
        <w:r w:rsidRPr="00751FE7">
          <w:rPr>
            <w:rStyle w:val="Hypertextovodkaz"/>
            <w:noProof/>
          </w:rPr>
          <w:t>Metodika Model Driven Architecture</w:t>
        </w:r>
        <w:r>
          <w:rPr>
            <w:noProof/>
            <w:webHidden/>
          </w:rPr>
          <w:tab/>
        </w:r>
        <w:r>
          <w:rPr>
            <w:noProof/>
            <w:webHidden/>
          </w:rPr>
          <w:fldChar w:fldCharType="begin"/>
        </w:r>
        <w:r>
          <w:rPr>
            <w:noProof/>
            <w:webHidden/>
          </w:rPr>
          <w:instrText xml:space="preserve"> PAGEREF _Toc355915060 \h </w:instrText>
        </w:r>
        <w:r>
          <w:rPr>
            <w:noProof/>
            <w:webHidden/>
          </w:rPr>
        </w:r>
        <w:r>
          <w:rPr>
            <w:noProof/>
            <w:webHidden/>
          </w:rPr>
          <w:fldChar w:fldCharType="separate"/>
        </w:r>
        <w:r>
          <w:rPr>
            <w:noProof/>
            <w:webHidden/>
          </w:rPr>
          <w:t>7</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1" w:history="1">
        <w:r w:rsidRPr="00751FE7">
          <w:rPr>
            <w:rStyle w:val="Hypertextovodkaz"/>
            <w:noProof/>
          </w:rPr>
          <w:t>3.1</w:t>
        </w:r>
        <w:r>
          <w:rPr>
            <w:rFonts w:asciiTheme="minorHAnsi" w:eastAsiaTheme="minorEastAsia" w:hAnsiTheme="minorHAnsi" w:cstheme="minorBidi"/>
            <w:noProof/>
            <w:szCs w:val="22"/>
          </w:rPr>
          <w:tab/>
        </w:r>
        <w:r w:rsidRPr="00751FE7">
          <w:rPr>
            <w:rStyle w:val="Hypertextovodkaz"/>
            <w:noProof/>
          </w:rPr>
          <w:t>Srovnání UML a xUML</w:t>
        </w:r>
        <w:r>
          <w:rPr>
            <w:noProof/>
            <w:webHidden/>
          </w:rPr>
          <w:tab/>
        </w:r>
        <w:r>
          <w:rPr>
            <w:noProof/>
            <w:webHidden/>
          </w:rPr>
          <w:fldChar w:fldCharType="begin"/>
        </w:r>
        <w:r>
          <w:rPr>
            <w:noProof/>
            <w:webHidden/>
          </w:rPr>
          <w:instrText xml:space="preserve"> PAGEREF _Toc355915061 \h </w:instrText>
        </w:r>
        <w:r>
          <w:rPr>
            <w:noProof/>
            <w:webHidden/>
          </w:rPr>
        </w:r>
        <w:r>
          <w:rPr>
            <w:noProof/>
            <w:webHidden/>
          </w:rPr>
          <w:fldChar w:fldCharType="separate"/>
        </w:r>
        <w:r>
          <w:rPr>
            <w:noProof/>
            <w:webHidden/>
          </w:rPr>
          <w:t>9</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2" w:history="1">
        <w:r w:rsidRPr="00751FE7">
          <w:rPr>
            <w:rStyle w:val="Hypertextovodkaz"/>
            <w:noProof/>
          </w:rPr>
          <w:t>3.2</w:t>
        </w:r>
        <w:r>
          <w:rPr>
            <w:rFonts w:asciiTheme="minorHAnsi" w:eastAsiaTheme="minorEastAsia" w:hAnsiTheme="minorHAnsi" w:cstheme="minorBidi"/>
            <w:noProof/>
            <w:szCs w:val="22"/>
          </w:rPr>
          <w:tab/>
        </w:r>
        <w:r w:rsidRPr="00751FE7">
          <w:rPr>
            <w:rStyle w:val="Hypertextovodkaz"/>
            <w:noProof/>
          </w:rPr>
          <w:t>Platformě nezávislý model PIM</w:t>
        </w:r>
        <w:r>
          <w:rPr>
            <w:noProof/>
            <w:webHidden/>
          </w:rPr>
          <w:tab/>
        </w:r>
        <w:r>
          <w:rPr>
            <w:noProof/>
            <w:webHidden/>
          </w:rPr>
          <w:fldChar w:fldCharType="begin"/>
        </w:r>
        <w:r>
          <w:rPr>
            <w:noProof/>
            <w:webHidden/>
          </w:rPr>
          <w:instrText xml:space="preserve"> PAGEREF _Toc355915062 \h </w:instrText>
        </w:r>
        <w:r>
          <w:rPr>
            <w:noProof/>
            <w:webHidden/>
          </w:rPr>
        </w:r>
        <w:r>
          <w:rPr>
            <w:noProof/>
            <w:webHidden/>
          </w:rPr>
          <w:fldChar w:fldCharType="separate"/>
        </w:r>
        <w:r>
          <w:rPr>
            <w:noProof/>
            <w:webHidden/>
          </w:rPr>
          <w:t>9</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3" w:history="1">
        <w:r w:rsidRPr="00751FE7">
          <w:rPr>
            <w:rStyle w:val="Hypertextovodkaz"/>
            <w:noProof/>
          </w:rPr>
          <w:t>3.3</w:t>
        </w:r>
        <w:r>
          <w:rPr>
            <w:rFonts w:asciiTheme="minorHAnsi" w:eastAsiaTheme="minorEastAsia" w:hAnsiTheme="minorHAnsi" w:cstheme="minorBidi"/>
            <w:noProof/>
            <w:szCs w:val="22"/>
          </w:rPr>
          <w:tab/>
        </w:r>
        <w:r w:rsidRPr="00751FE7">
          <w:rPr>
            <w:rStyle w:val="Hypertextovodkaz"/>
            <w:noProof/>
          </w:rPr>
          <w:t>Platformě specifický model PSM</w:t>
        </w:r>
        <w:r>
          <w:rPr>
            <w:noProof/>
            <w:webHidden/>
          </w:rPr>
          <w:tab/>
        </w:r>
        <w:r>
          <w:rPr>
            <w:noProof/>
            <w:webHidden/>
          </w:rPr>
          <w:fldChar w:fldCharType="begin"/>
        </w:r>
        <w:r>
          <w:rPr>
            <w:noProof/>
            <w:webHidden/>
          </w:rPr>
          <w:instrText xml:space="preserve"> PAGEREF _Toc355915063 \h </w:instrText>
        </w:r>
        <w:r>
          <w:rPr>
            <w:noProof/>
            <w:webHidden/>
          </w:rPr>
        </w:r>
        <w:r>
          <w:rPr>
            <w:noProof/>
            <w:webHidden/>
          </w:rPr>
          <w:fldChar w:fldCharType="separate"/>
        </w:r>
        <w:r>
          <w:rPr>
            <w:noProof/>
            <w:webHidden/>
          </w:rPr>
          <w:t>10</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4" w:history="1">
        <w:r w:rsidRPr="00751FE7">
          <w:rPr>
            <w:rStyle w:val="Hypertextovodkaz"/>
            <w:noProof/>
          </w:rPr>
          <w:t>3.4</w:t>
        </w:r>
        <w:r>
          <w:rPr>
            <w:rFonts w:asciiTheme="minorHAnsi" w:eastAsiaTheme="minorEastAsia" w:hAnsiTheme="minorHAnsi" w:cstheme="minorBidi"/>
            <w:noProof/>
            <w:szCs w:val="22"/>
          </w:rPr>
          <w:tab/>
        </w:r>
        <w:r w:rsidRPr="00751FE7">
          <w:rPr>
            <w:rStyle w:val="Hypertextovodkaz"/>
            <w:noProof/>
          </w:rPr>
          <w:t>Souhrn MDA</w:t>
        </w:r>
        <w:r>
          <w:rPr>
            <w:noProof/>
            <w:webHidden/>
          </w:rPr>
          <w:tab/>
        </w:r>
        <w:r>
          <w:rPr>
            <w:noProof/>
            <w:webHidden/>
          </w:rPr>
          <w:fldChar w:fldCharType="begin"/>
        </w:r>
        <w:r>
          <w:rPr>
            <w:noProof/>
            <w:webHidden/>
          </w:rPr>
          <w:instrText xml:space="preserve"> PAGEREF _Toc355915064 \h </w:instrText>
        </w:r>
        <w:r>
          <w:rPr>
            <w:noProof/>
            <w:webHidden/>
          </w:rPr>
        </w:r>
        <w:r>
          <w:rPr>
            <w:noProof/>
            <w:webHidden/>
          </w:rPr>
          <w:fldChar w:fldCharType="separate"/>
        </w:r>
        <w:r>
          <w:rPr>
            <w:noProof/>
            <w:webHidden/>
          </w:rPr>
          <w:t>10</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65" w:history="1">
        <w:r w:rsidRPr="00751FE7">
          <w:rPr>
            <w:rStyle w:val="Hypertextovodkaz"/>
            <w:noProof/>
          </w:rPr>
          <w:t>4.</w:t>
        </w:r>
        <w:r>
          <w:rPr>
            <w:rFonts w:asciiTheme="minorHAnsi" w:eastAsiaTheme="minorEastAsia" w:hAnsiTheme="minorHAnsi" w:cstheme="minorBidi"/>
            <w:noProof/>
            <w:szCs w:val="22"/>
          </w:rPr>
          <w:tab/>
        </w:r>
        <w:r w:rsidRPr="00751FE7">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_Toc355915065 \h </w:instrText>
        </w:r>
        <w:r>
          <w:rPr>
            <w:noProof/>
            <w:webHidden/>
          </w:rPr>
        </w:r>
        <w:r>
          <w:rPr>
            <w:noProof/>
            <w:webHidden/>
          </w:rPr>
          <w:fldChar w:fldCharType="separate"/>
        </w:r>
        <w:r>
          <w:rPr>
            <w:noProof/>
            <w:webHidden/>
          </w:rPr>
          <w:t>12</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6" w:history="1">
        <w:r w:rsidRPr="00751FE7">
          <w:rPr>
            <w:rStyle w:val="Hypertextovodkaz"/>
            <w:noProof/>
          </w:rPr>
          <w:t>4.1</w:t>
        </w:r>
        <w:r>
          <w:rPr>
            <w:rFonts w:asciiTheme="minorHAnsi" w:eastAsiaTheme="minorEastAsia" w:hAnsiTheme="minorHAnsi" w:cstheme="minorBidi"/>
            <w:noProof/>
            <w:szCs w:val="22"/>
          </w:rPr>
          <w:tab/>
        </w:r>
        <w:r w:rsidRPr="00751FE7">
          <w:rPr>
            <w:rStyle w:val="Hypertextovodkaz"/>
            <w:noProof/>
          </w:rPr>
          <w:t>Objektově orientované Petriho sítě</w:t>
        </w:r>
        <w:r>
          <w:rPr>
            <w:noProof/>
            <w:webHidden/>
          </w:rPr>
          <w:tab/>
        </w:r>
        <w:r>
          <w:rPr>
            <w:noProof/>
            <w:webHidden/>
          </w:rPr>
          <w:fldChar w:fldCharType="begin"/>
        </w:r>
        <w:r>
          <w:rPr>
            <w:noProof/>
            <w:webHidden/>
          </w:rPr>
          <w:instrText xml:space="preserve"> PAGEREF _Toc355915066 \h </w:instrText>
        </w:r>
        <w:r>
          <w:rPr>
            <w:noProof/>
            <w:webHidden/>
          </w:rPr>
        </w:r>
        <w:r>
          <w:rPr>
            <w:noProof/>
            <w:webHidden/>
          </w:rPr>
          <w:fldChar w:fldCharType="separate"/>
        </w:r>
        <w:r>
          <w:rPr>
            <w:noProof/>
            <w:webHidden/>
          </w:rPr>
          <w:t>12</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7" w:history="1">
        <w:r w:rsidRPr="00751FE7">
          <w:rPr>
            <w:rStyle w:val="Hypertextovodkaz"/>
            <w:noProof/>
          </w:rPr>
          <w:t>4.2</w:t>
        </w:r>
        <w:r>
          <w:rPr>
            <w:rFonts w:asciiTheme="minorHAnsi" w:eastAsiaTheme="minorEastAsia" w:hAnsiTheme="minorHAnsi" w:cstheme="minorBidi"/>
            <w:noProof/>
            <w:szCs w:val="22"/>
          </w:rPr>
          <w:tab/>
        </w:r>
        <w:r w:rsidRPr="00751FE7">
          <w:rPr>
            <w:rStyle w:val="Hypertextovodkaz"/>
            <w:noProof/>
          </w:rPr>
          <w:t>DEVS</w:t>
        </w:r>
        <w:r>
          <w:rPr>
            <w:noProof/>
            <w:webHidden/>
          </w:rPr>
          <w:tab/>
        </w:r>
        <w:r>
          <w:rPr>
            <w:noProof/>
            <w:webHidden/>
          </w:rPr>
          <w:fldChar w:fldCharType="begin"/>
        </w:r>
        <w:r>
          <w:rPr>
            <w:noProof/>
            <w:webHidden/>
          </w:rPr>
          <w:instrText xml:space="preserve"> PAGEREF _Toc355915067 \h </w:instrText>
        </w:r>
        <w:r>
          <w:rPr>
            <w:noProof/>
            <w:webHidden/>
          </w:rPr>
        </w:r>
        <w:r>
          <w:rPr>
            <w:noProof/>
            <w:webHidden/>
          </w:rPr>
          <w:fldChar w:fldCharType="separate"/>
        </w:r>
        <w:r>
          <w:rPr>
            <w:noProof/>
            <w:webHidden/>
          </w:rPr>
          <w:t>14</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68" w:history="1">
        <w:r w:rsidRPr="00751FE7">
          <w:rPr>
            <w:rStyle w:val="Hypertextovodkaz"/>
            <w:noProof/>
          </w:rPr>
          <w:t>4.3</w:t>
        </w:r>
        <w:r>
          <w:rPr>
            <w:rFonts w:asciiTheme="minorHAnsi" w:eastAsiaTheme="minorEastAsia" w:hAnsiTheme="minorHAnsi" w:cstheme="minorBidi"/>
            <w:noProof/>
            <w:szCs w:val="22"/>
          </w:rPr>
          <w:tab/>
        </w:r>
        <w:r w:rsidRPr="00751FE7">
          <w:rPr>
            <w:rStyle w:val="Hypertextovodkaz"/>
            <w:noProof/>
          </w:rPr>
          <w:t>Nástroj PNtalk/SmallDEVS</w:t>
        </w:r>
        <w:r>
          <w:rPr>
            <w:noProof/>
            <w:webHidden/>
          </w:rPr>
          <w:tab/>
        </w:r>
        <w:r>
          <w:rPr>
            <w:noProof/>
            <w:webHidden/>
          </w:rPr>
          <w:fldChar w:fldCharType="begin"/>
        </w:r>
        <w:r>
          <w:rPr>
            <w:noProof/>
            <w:webHidden/>
          </w:rPr>
          <w:instrText xml:space="preserve"> PAGEREF _Toc355915068 \h </w:instrText>
        </w:r>
        <w:r>
          <w:rPr>
            <w:noProof/>
            <w:webHidden/>
          </w:rPr>
        </w:r>
        <w:r>
          <w:rPr>
            <w:noProof/>
            <w:webHidden/>
          </w:rPr>
          <w:fldChar w:fldCharType="separate"/>
        </w:r>
        <w:r>
          <w:rPr>
            <w:noProof/>
            <w:webHidden/>
          </w:rPr>
          <w:t>17</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69" w:history="1">
        <w:r w:rsidRPr="00751FE7">
          <w:rPr>
            <w:rStyle w:val="Hypertextovodkaz"/>
            <w:noProof/>
          </w:rPr>
          <w:t>5.</w:t>
        </w:r>
        <w:r>
          <w:rPr>
            <w:rFonts w:asciiTheme="minorHAnsi" w:eastAsiaTheme="minorEastAsia" w:hAnsiTheme="minorHAnsi" w:cstheme="minorBidi"/>
            <w:noProof/>
            <w:szCs w:val="22"/>
          </w:rPr>
          <w:tab/>
        </w:r>
        <w:r w:rsidRPr="00751FE7">
          <w:rPr>
            <w:rStyle w:val="Hypertextovodkaz"/>
            <w:noProof/>
          </w:rPr>
          <w:t>Specifikace Konferenčního systému</w:t>
        </w:r>
        <w:r>
          <w:rPr>
            <w:noProof/>
            <w:webHidden/>
          </w:rPr>
          <w:tab/>
        </w:r>
        <w:r>
          <w:rPr>
            <w:noProof/>
            <w:webHidden/>
          </w:rPr>
          <w:fldChar w:fldCharType="begin"/>
        </w:r>
        <w:r>
          <w:rPr>
            <w:noProof/>
            <w:webHidden/>
          </w:rPr>
          <w:instrText xml:space="preserve"> PAGEREF _Toc355915069 \h </w:instrText>
        </w:r>
        <w:r>
          <w:rPr>
            <w:noProof/>
            <w:webHidden/>
          </w:rPr>
        </w:r>
        <w:r>
          <w:rPr>
            <w:noProof/>
            <w:webHidden/>
          </w:rPr>
          <w:fldChar w:fldCharType="separate"/>
        </w:r>
        <w:r>
          <w:rPr>
            <w:noProof/>
            <w:webHidden/>
          </w:rPr>
          <w:t>21</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70" w:history="1">
        <w:r w:rsidRPr="00751FE7">
          <w:rPr>
            <w:rStyle w:val="Hypertextovodkaz"/>
            <w:noProof/>
          </w:rPr>
          <w:t>5.1</w:t>
        </w:r>
        <w:r>
          <w:rPr>
            <w:rFonts w:asciiTheme="minorHAnsi" w:eastAsiaTheme="minorEastAsia" w:hAnsiTheme="minorHAnsi" w:cstheme="minorBidi"/>
            <w:noProof/>
            <w:szCs w:val="22"/>
          </w:rPr>
          <w:tab/>
        </w:r>
        <w:r w:rsidRPr="00751FE7">
          <w:rPr>
            <w:rStyle w:val="Hypertextovodkaz"/>
            <w:noProof/>
          </w:rPr>
          <w:t>Neformální specifikace</w:t>
        </w:r>
        <w:r>
          <w:rPr>
            <w:noProof/>
            <w:webHidden/>
          </w:rPr>
          <w:tab/>
        </w:r>
        <w:r>
          <w:rPr>
            <w:noProof/>
            <w:webHidden/>
          </w:rPr>
          <w:fldChar w:fldCharType="begin"/>
        </w:r>
        <w:r>
          <w:rPr>
            <w:noProof/>
            <w:webHidden/>
          </w:rPr>
          <w:instrText xml:space="preserve"> PAGEREF _Toc355915070 \h </w:instrText>
        </w:r>
        <w:r>
          <w:rPr>
            <w:noProof/>
            <w:webHidden/>
          </w:rPr>
        </w:r>
        <w:r>
          <w:rPr>
            <w:noProof/>
            <w:webHidden/>
          </w:rPr>
          <w:fldChar w:fldCharType="separate"/>
        </w:r>
        <w:r>
          <w:rPr>
            <w:noProof/>
            <w:webHidden/>
          </w:rPr>
          <w:t>21</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1" w:history="1">
        <w:r w:rsidRPr="00751FE7">
          <w:rPr>
            <w:rStyle w:val="Hypertextovodkaz"/>
            <w:noProof/>
          </w:rPr>
          <w:t>5.1.1</w:t>
        </w:r>
        <w:r>
          <w:rPr>
            <w:rFonts w:asciiTheme="minorHAnsi" w:eastAsiaTheme="minorEastAsia" w:hAnsiTheme="minorHAnsi" w:cstheme="minorBidi"/>
            <w:noProof/>
            <w:szCs w:val="22"/>
          </w:rPr>
          <w:tab/>
        </w:r>
        <w:r w:rsidRPr="00751FE7">
          <w:rPr>
            <w:rStyle w:val="Hypertextovodkaz"/>
            <w:noProof/>
          </w:rPr>
          <w:t>Analýza požadavků</w:t>
        </w:r>
        <w:r>
          <w:rPr>
            <w:noProof/>
            <w:webHidden/>
          </w:rPr>
          <w:tab/>
        </w:r>
        <w:r>
          <w:rPr>
            <w:noProof/>
            <w:webHidden/>
          </w:rPr>
          <w:fldChar w:fldCharType="begin"/>
        </w:r>
        <w:r>
          <w:rPr>
            <w:noProof/>
            <w:webHidden/>
          </w:rPr>
          <w:instrText xml:space="preserve"> PAGEREF _Toc355915071 \h </w:instrText>
        </w:r>
        <w:r>
          <w:rPr>
            <w:noProof/>
            <w:webHidden/>
          </w:rPr>
        </w:r>
        <w:r>
          <w:rPr>
            <w:noProof/>
            <w:webHidden/>
          </w:rPr>
          <w:fldChar w:fldCharType="separate"/>
        </w:r>
        <w:r>
          <w:rPr>
            <w:noProof/>
            <w:webHidden/>
          </w:rPr>
          <w:t>21</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2" w:history="1">
        <w:r w:rsidRPr="00751FE7">
          <w:rPr>
            <w:rStyle w:val="Hypertextovodkaz"/>
            <w:noProof/>
          </w:rPr>
          <w:t>5.1.2</w:t>
        </w:r>
        <w:r>
          <w:rPr>
            <w:rFonts w:asciiTheme="minorHAnsi" w:eastAsiaTheme="minorEastAsia" w:hAnsiTheme="minorHAnsi" w:cstheme="minorBidi"/>
            <w:noProof/>
            <w:szCs w:val="22"/>
          </w:rPr>
          <w:tab/>
        </w:r>
        <w:r w:rsidRPr="00751FE7">
          <w:rPr>
            <w:rStyle w:val="Hypertextovodkaz"/>
            <w:noProof/>
          </w:rPr>
          <w:t>Případy užití</w:t>
        </w:r>
        <w:r>
          <w:rPr>
            <w:noProof/>
            <w:webHidden/>
          </w:rPr>
          <w:tab/>
        </w:r>
        <w:r>
          <w:rPr>
            <w:noProof/>
            <w:webHidden/>
          </w:rPr>
          <w:fldChar w:fldCharType="begin"/>
        </w:r>
        <w:r>
          <w:rPr>
            <w:noProof/>
            <w:webHidden/>
          </w:rPr>
          <w:instrText xml:space="preserve"> PAGEREF _Toc355915072 \h </w:instrText>
        </w:r>
        <w:r>
          <w:rPr>
            <w:noProof/>
            <w:webHidden/>
          </w:rPr>
        </w:r>
        <w:r>
          <w:rPr>
            <w:noProof/>
            <w:webHidden/>
          </w:rPr>
          <w:fldChar w:fldCharType="separate"/>
        </w:r>
        <w:r>
          <w:rPr>
            <w:noProof/>
            <w:webHidden/>
          </w:rPr>
          <w:t>22</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73" w:history="1">
        <w:r w:rsidRPr="00751FE7">
          <w:rPr>
            <w:rStyle w:val="Hypertextovodkaz"/>
            <w:noProof/>
          </w:rPr>
          <w:t>6.</w:t>
        </w:r>
        <w:r>
          <w:rPr>
            <w:rFonts w:asciiTheme="minorHAnsi" w:eastAsiaTheme="minorEastAsia" w:hAnsiTheme="minorHAnsi" w:cstheme="minorBidi"/>
            <w:noProof/>
            <w:szCs w:val="22"/>
          </w:rPr>
          <w:tab/>
        </w:r>
        <w:r w:rsidRPr="00751FE7">
          <w:rPr>
            <w:rStyle w:val="Hypertextovodkaz"/>
            <w:noProof/>
          </w:rPr>
          <w:t>Realizace modelu konferenčního systému</w:t>
        </w:r>
        <w:r>
          <w:rPr>
            <w:noProof/>
            <w:webHidden/>
          </w:rPr>
          <w:tab/>
        </w:r>
        <w:r>
          <w:rPr>
            <w:noProof/>
            <w:webHidden/>
          </w:rPr>
          <w:fldChar w:fldCharType="begin"/>
        </w:r>
        <w:r>
          <w:rPr>
            <w:noProof/>
            <w:webHidden/>
          </w:rPr>
          <w:instrText xml:space="preserve"> PAGEREF _Toc355915073 \h </w:instrText>
        </w:r>
        <w:r>
          <w:rPr>
            <w:noProof/>
            <w:webHidden/>
          </w:rPr>
        </w:r>
        <w:r>
          <w:rPr>
            <w:noProof/>
            <w:webHidden/>
          </w:rPr>
          <w:fldChar w:fldCharType="separate"/>
        </w:r>
        <w:r>
          <w:rPr>
            <w:noProof/>
            <w:webHidden/>
          </w:rPr>
          <w:t>24</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74" w:history="1">
        <w:r w:rsidRPr="00751FE7">
          <w:rPr>
            <w:rStyle w:val="Hypertextovodkaz"/>
            <w:noProof/>
          </w:rPr>
          <w:t>6.1</w:t>
        </w:r>
        <w:r>
          <w:rPr>
            <w:rFonts w:asciiTheme="minorHAnsi" w:eastAsiaTheme="minorEastAsia" w:hAnsiTheme="minorHAnsi" w:cstheme="minorBidi"/>
            <w:noProof/>
            <w:szCs w:val="22"/>
          </w:rPr>
          <w:tab/>
        </w:r>
        <w:r w:rsidRPr="00751FE7">
          <w:rPr>
            <w:rStyle w:val="Hypertextovodkaz"/>
            <w:noProof/>
          </w:rPr>
          <w:t>Návrh tříd</w:t>
        </w:r>
        <w:r>
          <w:rPr>
            <w:noProof/>
            <w:webHidden/>
          </w:rPr>
          <w:tab/>
        </w:r>
        <w:r>
          <w:rPr>
            <w:noProof/>
            <w:webHidden/>
          </w:rPr>
          <w:fldChar w:fldCharType="begin"/>
        </w:r>
        <w:r>
          <w:rPr>
            <w:noProof/>
            <w:webHidden/>
          </w:rPr>
          <w:instrText xml:space="preserve"> PAGEREF _Toc355915074 \h </w:instrText>
        </w:r>
        <w:r>
          <w:rPr>
            <w:noProof/>
            <w:webHidden/>
          </w:rPr>
        </w:r>
        <w:r>
          <w:rPr>
            <w:noProof/>
            <w:webHidden/>
          </w:rPr>
          <w:fldChar w:fldCharType="separate"/>
        </w:r>
        <w:r>
          <w:rPr>
            <w:noProof/>
            <w:webHidden/>
          </w:rPr>
          <w:t>24</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75" w:history="1">
        <w:r w:rsidRPr="00751FE7">
          <w:rPr>
            <w:rStyle w:val="Hypertextovodkaz"/>
            <w:noProof/>
          </w:rPr>
          <w:t>6.2</w:t>
        </w:r>
        <w:r>
          <w:rPr>
            <w:rFonts w:asciiTheme="minorHAnsi" w:eastAsiaTheme="minorEastAsia" w:hAnsiTheme="minorHAnsi" w:cstheme="minorBidi"/>
            <w:noProof/>
            <w:szCs w:val="22"/>
          </w:rPr>
          <w:tab/>
        </w:r>
        <w:r w:rsidRPr="00751FE7">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_Toc355915075 \h </w:instrText>
        </w:r>
        <w:r>
          <w:rPr>
            <w:noProof/>
            <w:webHidden/>
          </w:rPr>
        </w:r>
        <w:r>
          <w:rPr>
            <w:noProof/>
            <w:webHidden/>
          </w:rPr>
          <w:fldChar w:fldCharType="separate"/>
        </w:r>
        <w:r>
          <w:rPr>
            <w:noProof/>
            <w:webHidden/>
          </w:rPr>
          <w:t>25</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6" w:history="1">
        <w:r w:rsidRPr="00751FE7">
          <w:rPr>
            <w:rStyle w:val="Hypertextovodkaz"/>
            <w:noProof/>
          </w:rPr>
          <w:t>6.2.1</w:t>
        </w:r>
        <w:r>
          <w:rPr>
            <w:rFonts w:asciiTheme="minorHAnsi" w:eastAsiaTheme="minorEastAsia" w:hAnsiTheme="minorHAnsi" w:cstheme="minorBidi"/>
            <w:noProof/>
            <w:szCs w:val="22"/>
          </w:rPr>
          <w:tab/>
        </w:r>
        <w:r w:rsidRPr="00751FE7">
          <w:rPr>
            <w:rStyle w:val="Hypertextovodkaz"/>
            <w:noProof/>
          </w:rPr>
          <w:t>Conference</w:t>
        </w:r>
        <w:r>
          <w:rPr>
            <w:noProof/>
            <w:webHidden/>
          </w:rPr>
          <w:tab/>
        </w:r>
        <w:r>
          <w:rPr>
            <w:noProof/>
            <w:webHidden/>
          </w:rPr>
          <w:fldChar w:fldCharType="begin"/>
        </w:r>
        <w:r>
          <w:rPr>
            <w:noProof/>
            <w:webHidden/>
          </w:rPr>
          <w:instrText xml:space="preserve"> PAGEREF _Toc355915076 \h </w:instrText>
        </w:r>
        <w:r>
          <w:rPr>
            <w:noProof/>
            <w:webHidden/>
          </w:rPr>
        </w:r>
        <w:r>
          <w:rPr>
            <w:noProof/>
            <w:webHidden/>
          </w:rPr>
          <w:fldChar w:fldCharType="separate"/>
        </w:r>
        <w:r>
          <w:rPr>
            <w:noProof/>
            <w:webHidden/>
          </w:rPr>
          <w:t>25</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7" w:history="1">
        <w:r w:rsidRPr="00751FE7">
          <w:rPr>
            <w:rStyle w:val="Hypertextovodkaz"/>
            <w:noProof/>
          </w:rPr>
          <w:t>6.2.2</w:t>
        </w:r>
        <w:r>
          <w:rPr>
            <w:rFonts w:asciiTheme="minorHAnsi" w:eastAsiaTheme="minorEastAsia" w:hAnsiTheme="minorHAnsi" w:cstheme="minorBidi"/>
            <w:noProof/>
            <w:szCs w:val="22"/>
          </w:rPr>
          <w:tab/>
        </w:r>
        <w:r w:rsidRPr="00751FE7">
          <w:rPr>
            <w:rStyle w:val="Hypertextovodkaz"/>
            <w:noProof/>
          </w:rPr>
          <w:t>Location</w:t>
        </w:r>
        <w:r>
          <w:rPr>
            <w:noProof/>
            <w:webHidden/>
          </w:rPr>
          <w:tab/>
        </w:r>
        <w:r>
          <w:rPr>
            <w:noProof/>
            <w:webHidden/>
          </w:rPr>
          <w:fldChar w:fldCharType="begin"/>
        </w:r>
        <w:r>
          <w:rPr>
            <w:noProof/>
            <w:webHidden/>
          </w:rPr>
          <w:instrText xml:space="preserve"> PAGEREF _Toc355915077 \h </w:instrText>
        </w:r>
        <w:r>
          <w:rPr>
            <w:noProof/>
            <w:webHidden/>
          </w:rPr>
        </w:r>
        <w:r>
          <w:rPr>
            <w:noProof/>
            <w:webHidden/>
          </w:rPr>
          <w:fldChar w:fldCharType="separate"/>
        </w:r>
        <w:r>
          <w:rPr>
            <w:noProof/>
            <w:webHidden/>
          </w:rPr>
          <w:t>25</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8" w:history="1">
        <w:r w:rsidRPr="00751FE7">
          <w:rPr>
            <w:rStyle w:val="Hypertextovodkaz"/>
            <w:noProof/>
          </w:rPr>
          <w:t>6.2.3</w:t>
        </w:r>
        <w:r>
          <w:rPr>
            <w:rFonts w:asciiTheme="minorHAnsi" w:eastAsiaTheme="minorEastAsia" w:hAnsiTheme="minorHAnsi" w:cstheme="minorBidi"/>
            <w:noProof/>
            <w:szCs w:val="22"/>
          </w:rPr>
          <w:tab/>
        </w:r>
        <w:r w:rsidRPr="00751FE7">
          <w:rPr>
            <w:rStyle w:val="Hypertextovodkaz"/>
            <w:noProof/>
          </w:rPr>
          <w:t>Member</w:t>
        </w:r>
        <w:r>
          <w:rPr>
            <w:noProof/>
            <w:webHidden/>
          </w:rPr>
          <w:tab/>
        </w:r>
        <w:r>
          <w:rPr>
            <w:noProof/>
            <w:webHidden/>
          </w:rPr>
          <w:fldChar w:fldCharType="begin"/>
        </w:r>
        <w:r>
          <w:rPr>
            <w:noProof/>
            <w:webHidden/>
          </w:rPr>
          <w:instrText xml:space="preserve"> PAGEREF _Toc355915078 \h </w:instrText>
        </w:r>
        <w:r>
          <w:rPr>
            <w:noProof/>
            <w:webHidden/>
          </w:rPr>
        </w:r>
        <w:r>
          <w:rPr>
            <w:noProof/>
            <w:webHidden/>
          </w:rPr>
          <w:fldChar w:fldCharType="separate"/>
        </w:r>
        <w:r>
          <w:rPr>
            <w:noProof/>
            <w:webHidden/>
          </w:rPr>
          <w:t>26</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79" w:history="1">
        <w:r w:rsidRPr="00751FE7">
          <w:rPr>
            <w:rStyle w:val="Hypertextovodkaz"/>
            <w:noProof/>
          </w:rPr>
          <w:t>6.2.4</w:t>
        </w:r>
        <w:r>
          <w:rPr>
            <w:rFonts w:asciiTheme="minorHAnsi" w:eastAsiaTheme="minorEastAsia" w:hAnsiTheme="minorHAnsi" w:cstheme="minorBidi"/>
            <w:noProof/>
            <w:szCs w:val="22"/>
          </w:rPr>
          <w:tab/>
        </w:r>
        <w:r w:rsidRPr="00751FE7">
          <w:rPr>
            <w:rStyle w:val="Hypertextovodkaz"/>
            <w:noProof/>
          </w:rPr>
          <w:t>Paper</w:t>
        </w:r>
        <w:r>
          <w:rPr>
            <w:noProof/>
            <w:webHidden/>
          </w:rPr>
          <w:tab/>
        </w:r>
        <w:r>
          <w:rPr>
            <w:noProof/>
            <w:webHidden/>
          </w:rPr>
          <w:fldChar w:fldCharType="begin"/>
        </w:r>
        <w:r>
          <w:rPr>
            <w:noProof/>
            <w:webHidden/>
          </w:rPr>
          <w:instrText xml:space="preserve"> PAGEREF _Toc355915079 \h </w:instrText>
        </w:r>
        <w:r>
          <w:rPr>
            <w:noProof/>
            <w:webHidden/>
          </w:rPr>
        </w:r>
        <w:r>
          <w:rPr>
            <w:noProof/>
            <w:webHidden/>
          </w:rPr>
          <w:fldChar w:fldCharType="separate"/>
        </w:r>
        <w:r>
          <w:rPr>
            <w:noProof/>
            <w:webHidden/>
          </w:rPr>
          <w:t>26</w:t>
        </w:r>
        <w:r>
          <w:rPr>
            <w:noProof/>
            <w:webHidden/>
          </w:rPr>
          <w:fldChar w:fldCharType="end"/>
        </w:r>
      </w:hyperlink>
    </w:p>
    <w:p w:rsidR="0040208B" w:rsidRDefault="0040208B">
      <w:pPr>
        <w:pStyle w:val="Obsah3"/>
        <w:tabs>
          <w:tab w:val="left" w:pos="1320"/>
          <w:tab w:val="right" w:leader="dot" w:pos="8990"/>
        </w:tabs>
        <w:rPr>
          <w:rFonts w:asciiTheme="minorHAnsi" w:eastAsiaTheme="minorEastAsia" w:hAnsiTheme="minorHAnsi" w:cstheme="minorBidi"/>
          <w:noProof/>
          <w:szCs w:val="22"/>
        </w:rPr>
      </w:pPr>
      <w:hyperlink w:anchor="_Toc355915080" w:history="1">
        <w:r w:rsidRPr="00751FE7">
          <w:rPr>
            <w:rStyle w:val="Hypertextovodkaz"/>
            <w:noProof/>
          </w:rPr>
          <w:t>6.2.5</w:t>
        </w:r>
        <w:r>
          <w:rPr>
            <w:rFonts w:asciiTheme="minorHAnsi" w:eastAsiaTheme="minorEastAsia" w:hAnsiTheme="minorHAnsi" w:cstheme="minorBidi"/>
            <w:noProof/>
            <w:szCs w:val="22"/>
          </w:rPr>
          <w:tab/>
        </w:r>
        <w:r w:rsidRPr="00751FE7">
          <w:rPr>
            <w:rStyle w:val="Hypertextovodkaz"/>
            <w:noProof/>
          </w:rPr>
          <w:t>Review</w:t>
        </w:r>
        <w:r>
          <w:rPr>
            <w:noProof/>
            <w:webHidden/>
          </w:rPr>
          <w:tab/>
        </w:r>
        <w:r>
          <w:rPr>
            <w:noProof/>
            <w:webHidden/>
          </w:rPr>
          <w:fldChar w:fldCharType="begin"/>
        </w:r>
        <w:r>
          <w:rPr>
            <w:noProof/>
            <w:webHidden/>
          </w:rPr>
          <w:instrText xml:space="preserve"> PAGEREF _Toc355915080 \h </w:instrText>
        </w:r>
        <w:r>
          <w:rPr>
            <w:noProof/>
            <w:webHidden/>
          </w:rPr>
        </w:r>
        <w:r>
          <w:rPr>
            <w:noProof/>
            <w:webHidden/>
          </w:rPr>
          <w:fldChar w:fldCharType="separate"/>
        </w:r>
        <w:r>
          <w:rPr>
            <w:noProof/>
            <w:webHidden/>
          </w:rPr>
          <w:t>26</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81" w:history="1">
        <w:r w:rsidRPr="00751FE7">
          <w:rPr>
            <w:rStyle w:val="Hypertextovodkaz"/>
            <w:noProof/>
          </w:rPr>
          <w:t>7.</w:t>
        </w:r>
        <w:r>
          <w:rPr>
            <w:rFonts w:asciiTheme="minorHAnsi" w:eastAsiaTheme="minorEastAsia" w:hAnsiTheme="minorHAnsi" w:cstheme="minorBidi"/>
            <w:noProof/>
            <w:szCs w:val="22"/>
          </w:rPr>
          <w:tab/>
        </w:r>
        <w:r w:rsidRPr="00751FE7">
          <w:rPr>
            <w:rStyle w:val="Hypertextovodkaz"/>
            <w:noProof/>
          </w:rPr>
          <w:t>Testování/simulace</w:t>
        </w:r>
        <w:r>
          <w:rPr>
            <w:noProof/>
            <w:webHidden/>
          </w:rPr>
          <w:tab/>
        </w:r>
        <w:r>
          <w:rPr>
            <w:noProof/>
            <w:webHidden/>
          </w:rPr>
          <w:fldChar w:fldCharType="begin"/>
        </w:r>
        <w:r>
          <w:rPr>
            <w:noProof/>
            <w:webHidden/>
          </w:rPr>
          <w:instrText xml:space="preserve"> PAGEREF _Toc355915081 \h </w:instrText>
        </w:r>
        <w:r>
          <w:rPr>
            <w:noProof/>
            <w:webHidden/>
          </w:rPr>
        </w:r>
        <w:r>
          <w:rPr>
            <w:noProof/>
            <w:webHidden/>
          </w:rPr>
          <w:fldChar w:fldCharType="separate"/>
        </w:r>
        <w:r>
          <w:rPr>
            <w:noProof/>
            <w:webHidden/>
          </w:rPr>
          <w:t>27</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82" w:history="1">
        <w:r w:rsidRPr="00751FE7">
          <w:rPr>
            <w:rStyle w:val="Hypertextovodkaz"/>
            <w:noProof/>
          </w:rPr>
          <w:t>7.1</w:t>
        </w:r>
        <w:r>
          <w:rPr>
            <w:rFonts w:asciiTheme="minorHAnsi" w:eastAsiaTheme="minorEastAsia" w:hAnsiTheme="minorHAnsi" w:cstheme="minorBidi"/>
            <w:noProof/>
            <w:szCs w:val="22"/>
          </w:rPr>
          <w:tab/>
        </w:r>
        <w:r w:rsidRPr="00751FE7">
          <w:rPr>
            <w:rStyle w:val="Hypertextovodkaz"/>
            <w:noProof/>
          </w:rPr>
          <w:t>Návrh testů</w:t>
        </w:r>
        <w:r>
          <w:rPr>
            <w:noProof/>
            <w:webHidden/>
          </w:rPr>
          <w:tab/>
        </w:r>
        <w:r>
          <w:rPr>
            <w:noProof/>
            <w:webHidden/>
          </w:rPr>
          <w:fldChar w:fldCharType="begin"/>
        </w:r>
        <w:r>
          <w:rPr>
            <w:noProof/>
            <w:webHidden/>
          </w:rPr>
          <w:instrText xml:space="preserve"> PAGEREF _Toc355915082 \h </w:instrText>
        </w:r>
        <w:r>
          <w:rPr>
            <w:noProof/>
            <w:webHidden/>
          </w:rPr>
        </w:r>
        <w:r>
          <w:rPr>
            <w:noProof/>
            <w:webHidden/>
          </w:rPr>
          <w:fldChar w:fldCharType="separate"/>
        </w:r>
        <w:r>
          <w:rPr>
            <w:noProof/>
            <w:webHidden/>
          </w:rPr>
          <w:t>27</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83" w:history="1">
        <w:r w:rsidRPr="00751FE7">
          <w:rPr>
            <w:rStyle w:val="Hypertextovodkaz"/>
            <w:noProof/>
          </w:rPr>
          <w:t>7.2</w:t>
        </w:r>
        <w:r>
          <w:rPr>
            <w:rFonts w:asciiTheme="minorHAnsi" w:eastAsiaTheme="minorEastAsia" w:hAnsiTheme="minorHAnsi" w:cstheme="minorBidi"/>
            <w:noProof/>
            <w:szCs w:val="22"/>
          </w:rPr>
          <w:tab/>
        </w:r>
        <w:r w:rsidRPr="00751FE7">
          <w:rPr>
            <w:rStyle w:val="Hypertextovodkaz"/>
            <w:noProof/>
          </w:rPr>
          <w:t>Výsledky testů</w:t>
        </w:r>
        <w:r>
          <w:rPr>
            <w:noProof/>
            <w:webHidden/>
          </w:rPr>
          <w:tab/>
        </w:r>
        <w:r>
          <w:rPr>
            <w:noProof/>
            <w:webHidden/>
          </w:rPr>
          <w:fldChar w:fldCharType="begin"/>
        </w:r>
        <w:r>
          <w:rPr>
            <w:noProof/>
            <w:webHidden/>
          </w:rPr>
          <w:instrText xml:space="preserve"> PAGEREF _Toc355915083 \h </w:instrText>
        </w:r>
        <w:r>
          <w:rPr>
            <w:noProof/>
            <w:webHidden/>
          </w:rPr>
        </w:r>
        <w:r>
          <w:rPr>
            <w:noProof/>
            <w:webHidden/>
          </w:rPr>
          <w:fldChar w:fldCharType="separate"/>
        </w:r>
        <w:r>
          <w:rPr>
            <w:noProof/>
            <w:webHidden/>
          </w:rPr>
          <w:t>27</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84" w:history="1">
        <w:r w:rsidRPr="00751FE7">
          <w:rPr>
            <w:rStyle w:val="Hypertextovodkaz"/>
            <w:noProof/>
          </w:rPr>
          <w:t>8.</w:t>
        </w:r>
        <w:r>
          <w:rPr>
            <w:rFonts w:asciiTheme="minorHAnsi" w:eastAsiaTheme="minorEastAsia" w:hAnsiTheme="minorHAnsi" w:cstheme="minorBidi"/>
            <w:noProof/>
            <w:szCs w:val="22"/>
          </w:rPr>
          <w:tab/>
        </w:r>
        <w:r w:rsidRPr="00751FE7">
          <w:rPr>
            <w:rStyle w:val="Hypertextovodkaz"/>
            <w:noProof/>
          </w:rPr>
          <w:t>Napojení uživatelského rozhraní</w:t>
        </w:r>
        <w:r>
          <w:rPr>
            <w:noProof/>
            <w:webHidden/>
          </w:rPr>
          <w:tab/>
        </w:r>
        <w:r>
          <w:rPr>
            <w:noProof/>
            <w:webHidden/>
          </w:rPr>
          <w:fldChar w:fldCharType="begin"/>
        </w:r>
        <w:r>
          <w:rPr>
            <w:noProof/>
            <w:webHidden/>
          </w:rPr>
          <w:instrText xml:space="preserve"> PAGEREF _Toc355915084 \h </w:instrText>
        </w:r>
        <w:r>
          <w:rPr>
            <w:noProof/>
            <w:webHidden/>
          </w:rPr>
        </w:r>
        <w:r>
          <w:rPr>
            <w:noProof/>
            <w:webHidden/>
          </w:rPr>
          <w:fldChar w:fldCharType="separate"/>
        </w:r>
        <w:r>
          <w:rPr>
            <w:noProof/>
            <w:webHidden/>
          </w:rPr>
          <w:t>28</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85" w:history="1">
        <w:r w:rsidRPr="00751FE7">
          <w:rPr>
            <w:rStyle w:val="Hypertextovodkaz"/>
            <w:noProof/>
          </w:rPr>
          <w:t>8.1</w:t>
        </w:r>
        <w:r>
          <w:rPr>
            <w:rFonts w:asciiTheme="minorHAnsi" w:eastAsiaTheme="minorEastAsia" w:hAnsiTheme="minorHAnsi" w:cstheme="minorBidi"/>
            <w:noProof/>
            <w:szCs w:val="22"/>
          </w:rPr>
          <w:tab/>
        </w:r>
        <w:r w:rsidRPr="00751FE7">
          <w:rPr>
            <w:rStyle w:val="Hypertextovodkaz"/>
            <w:noProof/>
          </w:rPr>
          <w:t>Obslužné sítě</w:t>
        </w:r>
        <w:r>
          <w:rPr>
            <w:noProof/>
            <w:webHidden/>
          </w:rPr>
          <w:tab/>
        </w:r>
        <w:r>
          <w:rPr>
            <w:noProof/>
            <w:webHidden/>
          </w:rPr>
          <w:fldChar w:fldCharType="begin"/>
        </w:r>
        <w:r>
          <w:rPr>
            <w:noProof/>
            <w:webHidden/>
          </w:rPr>
          <w:instrText xml:space="preserve"> PAGEREF _Toc355915085 \h </w:instrText>
        </w:r>
        <w:r>
          <w:rPr>
            <w:noProof/>
            <w:webHidden/>
          </w:rPr>
        </w:r>
        <w:r>
          <w:rPr>
            <w:noProof/>
            <w:webHidden/>
          </w:rPr>
          <w:fldChar w:fldCharType="separate"/>
        </w:r>
        <w:r>
          <w:rPr>
            <w:noProof/>
            <w:webHidden/>
          </w:rPr>
          <w:t>28</w:t>
        </w:r>
        <w:r>
          <w:rPr>
            <w:noProof/>
            <w:webHidden/>
          </w:rPr>
          <w:fldChar w:fldCharType="end"/>
        </w:r>
      </w:hyperlink>
    </w:p>
    <w:p w:rsidR="0040208B" w:rsidRDefault="0040208B">
      <w:pPr>
        <w:pStyle w:val="Obsah2"/>
        <w:tabs>
          <w:tab w:val="left" w:pos="880"/>
          <w:tab w:val="right" w:leader="dot" w:pos="8990"/>
        </w:tabs>
        <w:rPr>
          <w:rFonts w:asciiTheme="minorHAnsi" w:eastAsiaTheme="minorEastAsia" w:hAnsiTheme="minorHAnsi" w:cstheme="minorBidi"/>
          <w:noProof/>
          <w:szCs w:val="22"/>
        </w:rPr>
      </w:pPr>
      <w:hyperlink w:anchor="_Toc355915086" w:history="1">
        <w:r w:rsidRPr="00751FE7">
          <w:rPr>
            <w:rStyle w:val="Hypertextovodkaz"/>
            <w:noProof/>
          </w:rPr>
          <w:t>8.2</w:t>
        </w:r>
        <w:r>
          <w:rPr>
            <w:rFonts w:asciiTheme="minorHAnsi" w:eastAsiaTheme="minorEastAsia" w:hAnsiTheme="minorHAnsi" w:cstheme="minorBidi"/>
            <w:noProof/>
            <w:szCs w:val="22"/>
          </w:rPr>
          <w:tab/>
        </w:r>
        <w:r w:rsidRPr="00751FE7">
          <w:rPr>
            <w:rStyle w:val="Hypertextovodkaz"/>
            <w:noProof/>
          </w:rPr>
          <w:t>Uživatelské rozhraní</w:t>
        </w:r>
        <w:r>
          <w:rPr>
            <w:noProof/>
            <w:webHidden/>
          </w:rPr>
          <w:tab/>
        </w:r>
        <w:r>
          <w:rPr>
            <w:noProof/>
            <w:webHidden/>
          </w:rPr>
          <w:fldChar w:fldCharType="begin"/>
        </w:r>
        <w:r>
          <w:rPr>
            <w:noProof/>
            <w:webHidden/>
          </w:rPr>
          <w:instrText xml:space="preserve"> PAGEREF _Toc355915086 \h </w:instrText>
        </w:r>
        <w:r>
          <w:rPr>
            <w:noProof/>
            <w:webHidden/>
          </w:rPr>
        </w:r>
        <w:r>
          <w:rPr>
            <w:noProof/>
            <w:webHidden/>
          </w:rPr>
          <w:fldChar w:fldCharType="separate"/>
        </w:r>
        <w:r>
          <w:rPr>
            <w:noProof/>
            <w:webHidden/>
          </w:rPr>
          <w:t>28</w:t>
        </w:r>
        <w:r>
          <w:rPr>
            <w:noProof/>
            <w:webHidden/>
          </w:rPr>
          <w:fldChar w:fldCharType="end"/>
        </w:r>
      </w:hyperlink>
    </w:p>
    <w:p w:rsidR="0040208B" w:rsidRDefault="0040208B">
      <w:pPr>
        <w:pStyle w:val="Obsah1"/>
        <w:tabs>
          <w:tab w:val="left" w:pos="480"/>
          <w:tab w:val="right" w:leader="dot" w:pos="8990"/>
        </w:tabs>
        <w:rPr>
          <w:rFonts w:asciiTheme="minorHAnsi" w:eastAsiaTheme="minorEastAsia" w:hAnsiTheme="minorHAnsi" w:cstheme="minorBidi"/>
          <w:noProof/>
          <w:szCs w:val="22"/>
        </w:rPr>
      </w:pPr>
      <w:hyperlink w:anchor="_Toc355915087" w:history="1">
        <w:r w:rsidRPr="00751FE7">
          <w:rPr>
            <w:rStyle w:val="Hypertextovodkaz"/>
            <w:noProof/>
          </w:rPr>
          <w:t>9.</w:t>
        </w:r>
        <w:r>
          <w:rPr>
            <w:rFonts w:asciiTheme="minorHAnsi" w:eastAsiaTheme="minorEastAsia" w:hAnsiTheme="minorHAnsi" w:cstheme="minorBidi"/>
            <w:noProof/>
            <w:szCs w:val="22"/>
          </w:rPr>
          <w:tab/>
        </w:r>
        <w:r w:rsidRPr="00751FE7">
          <w:rPr>
            <w:rStyle w:val="Hypertextovodkaz"/>
            <w:noProof/>
          </w:rPr>
          <w:t>Závěr</w:t>
        </w:r>
        <w:r>
          <w:rPr>
            <w:noProof/>
            <w:webHidden/>
          </w:rPr>
          <w:tab/>
        </w:r>
        <w:r>
          <w:rPr>
            <w:noProof/>
            <w:webHidden/>
          </w:rPr>
          <w:fldChar w:fldCharType="begin"/>
        </w:r>
        <w:r>
          <w:rPr>
            <w:noProof/>
            <w:webHidden/>
          </w:rPr>
          <w:instrText xml:space="preserve"> PAGEREF _Toc355915087 \h </w:instrText>
        </w:r>
        <w:r>
          <w:rPr>
            <w:noProof/>
            <w:webHidden/>
          </w:rPr>
        </w:r>
        <w:r>
          <w:rPr>
            <w:noProof/>
            <w:webHidden/>
          </w:rPr>
          <w:fldChar w:fldCharType="separate"/>
        </w:r>
        <w:r>
          <w:rPr>
            <w:noProof/>
            <w:webHidden/>
          </w:rPr>
          <w:t>29</w:t>
        </w:r>
        <w:r>
          <w:rPr>
            <w:noProof/>
            <w:webHidden/>
          </w:rPr>
          <w:fldChar w:fldCharType="end"/>
        </w:r>
      </w:hyperlink>
    </w:p>
    <w:p w:rsidR="0040208B" w:rsidRDefault="0040208B">
      <w:pPr>
        <w:pStyle w:val="Obsah1"/>
        <w:tabs>
          <w:tab w:val="right" w:leader="dot" w:pos="8990"/>
        </w:tabs>
        <w:rPr>
          <w:rFonts w:asciiTheme="minorHAnsi" w:eastAsiaTheme="minorEastAsia" w:hAnsiTheme="minorHAnsi" w:cstheme="minorBidi"/>
          <w:noProof/>
          <w:szCs w:val="22"/>
        </w:rPr>
      </w:pPr>
      <w:hyperlink w:anchor="_Toc355915088" w:history="1">
        <w:r w:rsidRPr="00751FE7">
          <w:rPr>
            <w:rStyle w:val="Hypertextovodkaz"/>
            <w:noProof/>
          </w:rPr>
          <w:t>Bibliografie</w:t>
        </w:r>
        <w:r>
          <w:rPr>
            <w:noProof/>
            <w:webHidden/>
          </w:rPr>
          <w:tab/>
        </w:r>
        <w:r>
          <w:rPr>
            <w:noProof/>
            <w:webHidden/>
          </w:rPr>
          <w:fldChar w:fldCharType="begin"/>
        </w:r>
        <w:r>
          <w:rPr>
            <w:noProof/>
            <w:webHidden/>
          </w:rPr>
          <w:instrText xml:space="preserve"> PAGEREF _Toc355915088 \h </w:instrText>
        </w:r>
        <w:r>
          <w:rPr>
            <w:noProof/>
            <w:webHidden/>
          </w:rPr>
        </w:r>
        <w:r>
          <w:rPr>
            <w:noProof/>
            <w:webHidden/>
          </w:rPr>
          <w:fldChar w:fldCharType="separate"/>
        </w:r>
        <w:r>
          <w:rPr>
            <w:noProof/>
            <w:webHidden/>
          </w:rPr>
          <w:t>30</w:t>
        </w:r>
        <w:r>
          <w:rPr>
            <w:noProof/>
            <w:webHidden/>
          </w:rPr>
          <w:fldChar w:fldCharType="end"/>
        </w:r>
      </w:hyperlink>
    </w:p>
    <w:p w:rsidR="00817777" w:rsidRDefault="001F0149" w:rsidP="00817777">
      <w:pPr>
        <w:spacing w:line="276" w:lineRule="auto"/>
      </w:pPr>
      <w:r>
        <w:lastRenderedPageBreak/>
        <w:fldChar w:fldCharType="end"/>
      </w:r>
      <w:bookmarkEnd w:id="3"/>
      <w:bookmarkEnd w:id="4"/>
    </w:p>
    <w:p w:rsidR="00817777" w:rsidRDefault="00817777">
      <w:pPr>
        <w:spacing w:line="240" w:lineRule="auto"/>
      </w:pPr>
      <w:r>
        <w:br w:type="page"/>
      </w:r>
    </w:p>
    <w:p w:rsidR="00817777" w:rsidRPr="00817777" w:rsidRDefault="00817777" w:rsidP="00817777">
      <w:pPr>
        <w:pStyle w:val="Nadpis1"/>
      </w:pPr>
      <w:bookmarkStart w:id="6" w:name="_Toc355915058"/>
      <w:r>
        <w:lastRenderedPageBreak/>
        <w:t>Úvod</w:t>
      </w:r>
      <w:bookmarkEnd w:id="6"/>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40208B">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40208B">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7"/>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7"/>
      <w:r w:rsidR="00D930EF">
        <w:rPr>
          <w:rStyle w:val="Odkaznakoment"/>
        </w:rPr>
        <w:commentReference w:id="7"/>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40208B">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8"/>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40208B">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1F0149">
        <w:fldChar w:fldCharType="begin"/>
      </w:r>
      <w:r>
        <w:instrText xml:space="preserve"> REF _Ref343030002 \r \h </w:instrText>
      </w:r>
      <w:r w:rsidR="001F0149">
        <w:fldChar w:fldCharType="separate"/>
      </w:r>
      <w:r w:rsidR="0040208B">
        <w:t>3.1</w:t>
      </w:r>
      <w:r w:rsidR="001F0149">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1F0149">
        <w:fldChar w:fldCharType="begin"/>
      </w:r>
      <w:r>
        <w:instrText xml:space="preserve"> REF _Ref342996718 \r \h </w:instrText>
      </w:r>
      <w:r w:rsidR="001F0149">
        <w:fldChar w:fldCharType="separate"/>
      </w:r>
      <w:r w:rsidR="0040208B">
        <w:t>4</w:t>
      </w:r>
      <w:r w:rsidR="001F0149">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1F0149">
        <w:fldChar w:fldCharType="begin"/>
      </w:r>
      <w:r>
        <w:instrText xml:space="preserve"> REF _Ref343008830 \r \h </w:instrText>
      </w:r>
      <w:r w:rsidR="001F0149">
        <w:fldChar w:fldCharType="separate"/>
      </w:r>
      <w:r w:rsidR="0040208B">
        <w:t>3</w:t>
      </w:r>
      <w:r w:rsidR="001F0149">
        <w:fldChar w:fldCharType="end"/>
      </w:r>
      <w:r>
        <w:t>.</w:t>
      </w:r>
      <w:commentRangeEnd w:id="8"/>
      <w:r w:rsidR="009F3C33">
        <w:rPr>
          <w:rStyle w:val="Odkaznakoment"/>
        </w:rPr>
        <w:commentReference w:id="8"/>
      </w:r>
    </w:p>
    <w:p w:rsidR="001948C8" w:rsidRPr="00030A89" w:rsidRDefault="001948C8" w:rsidP="001948C8">
      <w:pPr>
        <w:pStyle w:val="Odstavecdal"/>
      </w:pPr>
      <w:r>
        <w:t xml:space="preserve">Kapitola </w:t>
      </w:r>
      <w:r w:rsidR="001F0149">
        <w:fldChar w:fldCharType="begin"/>
      </w:r>
      <w:r>
        <w:instrText xml:space="preserve"> REF _Ref342996718 \r \h </w:instrText>
      </w:r>
      <w:r w:rsidR="001F0149">
        <w:fldChar w:fldCharType="separate"/>
      </w:r>
      <w:r w:rsidR="0040208B">
        <w:t>4</w:t>
      </w:r>
      <w:r w:rsidR="001F0149">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40208B">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9" w:name="_Ref343008544"/>
      <w:bookmarkStart w:id="10" w:name="_Toc343033291"/>
      <w:bookmarkStart w:id="11" w:name="_Toc355915059"/>
      <w:r>
        <w:lastRenderedPageBreak/>
        <w:t xml:space="preserve">Historie - cesta k </w:t>
      </w:r>
      <w:bookmarkEnd w:id="9"/>
      <w:bookmarkEnd w:id="10"/>
      <w:r w:rsidR="005A06BE" w:rsidRPr="005A06BE">
        <w:t>modelem řízenému návrhu</w:t>
      </w:r>
      <w:bookmarkEnd w:id="11"/>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40208B">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40208B">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1F0149">
        <w:fldChar w:fldCharType="begin"/>
      </w:r>
      <w:r>
        <w:instrText xml:space="preserve"> REF _Ref342965835 \h </w:instrText>
      </w:r>
      <w:r w:rsidR="001F0149">
        <w:fldChar w:fldCharType="separate"/>
      </w:r>
      <w:r w:rsidR="0040208B">
        <w:t xml:space="preserve">Obr. </w:t>
      </w:r>
      <w:r w:rsidR="0040208B">
        <w:rPr>
          <w:noProof/>
        </w:rPr>
        <w:t>2</w:t>
      </w:r>
      <w:r w:rsidR="0040208B">
        <w:t>.</w:t>
      </w:r>
      <w:r w:rsidR="0040208B">
        <w:rPr>
          <w:noProof/>
        </w:rPr>
        <w:t>1</w:t>
      </w:r>
      <w:r w:rsidR="001F0149">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1948C8">
      <w:pPr>
        <w:pStyle w:val="Odstavecdal"/>
        <w:keepNext/>
        <w:ind w:firstLine="0"/>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E75C77" w:rsidP="00FB7E8F">
      <w:pPr>
        <w:pStyle w:val="Titulek"/>
      </w:pPr>
      <w:bookmarkStart w:id="12" w:name="_Ref342965835"/>
      <w:r>
        <w:t>Obr.</w:t>
      </w:r>
      <w:r w:rsidR="001948C8">
        <w:t xml:space="preserve"> </w:t>
      </w:r>
      <w:fldSimple w:instr=" STYLEREF 1 \s ">
        <w:r w:rsidR="0040208B">
          <w:rPr>
            <w:noProof/>
          </w:rPr>
          <w:t>2</w:t>
        </w:r>
      </w:fldSimple>
      <w:r w:rsidR="00430CE8">
        <w:t>.</w:t>
      </w:r>
      <w:fldSimple w:instr=" SEQ Obrázek \* ARABIC \s 1 ">
        <w:r w:rsidR="0040208B">
          <w:rPr>
            <w:noProof/>
          </w:rPr>
          <w:t>1</w:t>
        </w:r>
      </w:fldSimple>
      <w:bookmarkEnd w:id="12"/>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40208B">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1F0149">
        <w:fldChar w:fldCharType="begin"/>
      </w:r>
      <w:r w:rsidR="00013A6E">
        <w:instrText xml:space="preserve"> REF _Ref343008830 \r \h </w:instrText>
      </w:r>
      <w:r w:rsidR="001F0149">
        <w:fldChar w:fldCharType="separate"/>
      </w:r>
      <w:r w:rsidR="0040208B">
        <w:t>3</w:t>
      </w:r>
      <w:r w:rsidR="001F0149">
        <w:fldChar w:fldCharType="end"/>
      </w:r>
      <w:r>
        <w:t xml:space="preserve">. Při vytváření modelů v této etapě jsme se mohli setkat s abstrakcí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1948C8">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3" w:name="_Ref343008830"/>
      <w:bookmarkStart w:id="14" w:name="_Toc343033292"/>
      <w:bookmarkStart w:id="15" w:name="_Toc355915060"/>
      <w:r>
        <w:lastRenderedPageBreak/>
        <w:t xml:space="preserve">Metodika </w:t>
      </w:r>
      <w:r w:rsidR="001948C8">
        <w:t>Model Driven Architecture</w:t>
      </w:r>
      <w:bookmarkEnd w:id="13"/>
      <w:bookmarkEnd w:id="14"/>
      <w:bookmarkEnd w:id="15"/>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40208B">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83592F">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1F0149">
        <w:fldChar w:fldCharType="begin"/>
      </w:r>
      <w:r w:rsidR="001948C8">
        <w:instrText xml:space="preserve"> REF _Ref342989952 \r \h </w:instrText>
      </w:r>
      <w:r w:rsidR="001F0149">
        <w:fldChar w:fldCharType="separate"/>
      </w:r>
      <w:r w:rsidR="0040208B">
        <w:t>3.2</w:t>
      </w:r>
      <w:r w:rsidR="001F0149">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1F0149">
        <w:fldChar w:fldCharType="begin"/>
      </w:r>
      <w:r w:rsidR="001948C8">
        <w:instrText xml:space="preserve"> REF _Ref342990009 \r \h </w:instrText>
      </w:r>
      <w:r w:rsidR="001F0149">
        <w:fldChar w:fldCharType="separate"/>
      </w:r>
      <w:r w:rsidR="0040208B">
        <w:t>3.3</w:t>
      </w:r>
      <w:r w:rsidR="001F0149">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1948C8">
      <w:pPr>
        <w:pStyle w:val="Odstavecdal"/>
        <w:keepNext/>
        <w:ind w:firstLine="0"/>
        <w:jc w:val="center"/>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E75C77" w:rsidP="00FB7E8F">
      <w:pPr>
        <w:pStyle w:val="Titulek"/>
      </w:pPr>
      <w:bookmarkStart w:id="16" w:name="_Ref342991956"/>
      <w:r>
        <w:t>Obr.</w:t>
      </w:r>
      <w:r w:rsidR="001948C8">
        <w:t xml:space="preserve"> </w:t>
      </w:r>
      <w:fldSimple w:instr=" STYLEREF 1 \s ">
        <w:r w:rsidR="0040208B">
          <w:rPr>
            <w:noProof/>
          </w:rPr>
          <w:t>3</w:t>
        </w:r>
      </w:fldSimple>
      <w:r w:rsidR="00430CE8">
        <w:t>.</w:t>
      </w:r>
      <w:fldSimple w:instr=" SEQ Obrázek \* ARABIC \s 1 ">
        <w:r w:rsidR="0040208B">
          <w:rPr>
            <w:noProof/>
          </w:rPr>
          <w:t>1</w:t>
        </w:r>
      </w:fldSimple>
      <w:bookmarkEnd w:id="16"/>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40208B">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1F0149">
        <w:fldChar w:fldCharType="begin"/>
      </w:r>
      <w:r w:rsidR="00E40A8D">
        <w:instrText xml:space="preserve"> REF _Ref342991956 \h </w:instrText>
      </w:r>
      <w:r w:rsidR="001F0149">
        <w:fldChar w:fldCharType="separate"/>
      </w:r>
      <w:r w:rsidR="0040208B">
        <w:t xml:space="preserve">Obr. </w:t>
      </w:r>
      <w:r w:rsidR="0040208B">
        <w:rPr>
          <w:noProof/>
        </w:rPr>
        <w:t>3</w:t>
      </w:r>
      <w:r w:rsidR="0040208B">
        <w:t>.</w:t>
      </w:r>
      <w:r w:rsidR="0040208B">
        <w:rPr>
          <w:noProof/>
        </w:rPr>
        <w:t>1</w:t>
      </w:r>
      <w:r w:rsidR="001F0149">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1948C8">
        <w:t xml:space="preserve"> </w:t>
      </w:r>
      <w:r w:rsidR="001F0149">
        <w:fldChar w:fldCharType="begin"/>
      </w:r>
      <w:r w:rsidR="001948C8">
        <w:instrText xml:space="preserve"> REF _Ref342991975 \h </w:instrText>
      </w:r>
      <w:r w:rsidR="001F0149">
        <w:fldChar w:fldCharType="separate"/>
      </w:r>
      <w:r w:rsidR="0040208B">
        <w:t xml:space="preserve">Obr. </w:t>
      </w:r>
      <w:r w:rsidR="0040208B">
        <w:rPr>
          <w:noProof/>
        </w:rPr>
        <w:t>3</w:t>
      </w:r>
      <w:r w:rsidR="0040208B">
        <w:t>.</w:t>
      </w:r>
      <w:r w:rsidR="0040208B">
        <w:rPr>
          <w:noProof/>
        </w:rPr>
        <w:t>2</w:t>
      </w:r>
      <w:r w:rsidR="001F0149">
        <w:fldChar w:fldCharType="end"/>
      </w:r>
      <w:r w:rsidR="002C04DF">
        <w:t>.</w:t>
      </w:r>
      <w:r w:rsidR="001948C8">
        <w:t xml:space="preserve"> </w:t>
      </w:r>
      <w:sdt>
        <w:sdtPr>
          <w:id w:val="3167315"/>
          <w:citation/>
        </w:sdtPr>
        <w:sdtContent>
          <w:fldSimple w:instr=" CITATION Rai04 \l 1029  ">
            <w:r w:rsidR="0040208B">
              <w:rPr>
                <w:noProof/>
              </w:rPr>
              <w:t>[5]</w:t>
            </w:r>
          </w:fldSimple>
        </w:sdtContent>
      </w:sdt>
    </w:p>
    <w:p w:rsidR="001948C8" w:rsidRDefault="001948C8" w:rsidP="001948C8">
      <w:pPr>
        <w:pStyle w:val="Odstavecdal"/>
        <w:keepNext/>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E75C77" w:rsidP="00FB7E8F">
      <w:pPr>
        <w:pStyle w:val="Titulek"/>
      </w:pPr>
      <w:bookmarkStart w:id="17" w:name="_Ref342991975"/>
      <w:r>
        <w:t>Obr.</w:t>
      </w:r>
      <w:r w:rsidR="001948C8">
        <w:t xml:space="preserve"> </w:t>
      </w:r>
      <w:fldSimple w:instr=" STYLEREF 1 \s ">
        <w:r w:rsidR="0040208B">
          <w:rPr>
            <w:noProof/>
          </w:rPr>
          <w:t>3</w:t>
        </w:r>
      </w:fldSimple>
      <w:r w:rsidR="00430CE8">
        <w:t>.</w:t>
      </w:r>
      <w:fldSimple w:instr=" SEQ Obrázek \* ARABIC \s 1 ">
        <w:r w:rsidR="0040208B">
          <w:rPr>
            <w:noProof/>
          </w:rPr>
          <w:t>2</w:t>
        </w:r>
      </w:fldSimple>
      <w:bookmarkEnd w:id="17"/>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40208B">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40208B">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40208B">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40208B">
              <w:rPr>
                <w:noProof/>
              </w:rPr>
              <w:t>[7]</w:t>
            </w:r>
          </w:fldSimple>
        </w:sdtContent>
      </w:sdt>
    </w:p>
    <w:p w:rsidR="001948C8" w:rsidRDefault="008A3CA3" w:rsidP="001948C8">
      <w:pPr>
        <w:pStyle w:val="Nadpis2"/>
      </w:pPr>
      <w:bookmarkStart w:id="18" w:name="_Ref343030002"/>
      <w:bookmarkStart w:id="19" w:name="_Toc343033293"/>
      <w:bookmarkStart w:id="20" w:name="_Toc355915061"/>
      <w:r>
        <w:lastRenderedPageBreak/>
        <w:t xml:space="preserve">Srovnání </w:t>
      </w:r>
      <w:r w:rsidR="001948C8">
        <w:t xml:space="preserve">UML </w:t>
      </w:r>
      <w:r>
        <w:t>a</w:t>
      </w:r>
      <w:r w:rsidR="001948C8">
        <w:t xml:space="preserve"> xUML</w:t>
      </w:r>
      <w:bookmarkEnd w:id="18"/>
      <w:bookmarkEnd w:id="19"/>
      <w:bookmarkEnd w:id="20"/>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40208B">
              <w:rPr>
                <w:noProof/>
              </w:rPr>
              <w:t>[5]</w:t>
            </w:r>
          </w:fldSimple>
        </w:sdtContent>
      </w:sdt>
    </w:p>
    <w:p w:rsidR="001948C8" w:rsidRDefault="001948C8" w:rsidP="001948C8">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40208B">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40208B">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1F0149">
        <w:fldChar w:fldCharType="begin"/>
      </w:r>
      <w:r w:rsidR="00016368">
        <w:instrText xml:space="preserve"> REF _Ref354097784 \h </w:instrText>
      </w:r>
      <w:r w:rsidR="001F0149">
        <w:fldChar w:fldCharType="separate"/>
      </w:r>
      <w:r w:rsidR="0040208B">
        <w:t xml:space="preserve">Obr. </w:t>
      </w:r>
      <w:r w:rsidR="0040208B">
        <w:rPr>
          <w:noProof/>
        </w:rPr>
        <w:t>3</w:t>
      </w:r>
      <w:r w:rsidR="0040208B">
        <w:t>.</w:t>
      </w:r>
      <w:r w:rsidR="0040208B">
        <w:rPr>
          <w:noProof/>
        </w:rPr>
        <w:t>3</w:t>
      </w:r>
      <w:r w:rsidR="001F0149">
        <w:fldChar w:fldCharType="end"/>
      </w:r>
      <w:r w:rsidR="00016368" w:rsidRPr="00D23353">
        <w:t>.</w:t>
      </w:r>
      <w:r>
        <w:t xml:space="preserve"> </w:t>
      </w:r>
      <w:sdt>
        <w:sdtPr>
          <w:id w:val="3167326"/>
          <w:citation/>
        </w:sdtPr>
        <w:sdtContent>
          <w:fldSimple w:instr=" CITATION Rai04 \l 1029  ">
            <w:r w:rsidR="0040208B">
              <w:rPr>
                <w:noProof/>
              </w:rPr>
              <w:t>[5]</w:t>
            </w:r>
          </w:fldSimple>
        </w:sdtContent>
      </w:sdt>
    </w:p>
    <w:p w:rsidR="001948C8" w:rsidRDefault="001948C8" w:rsidP="001948C8">
      <w:pPr>
        <w:pStyle w:val="Odstavecdal"/>
        <w:keepNext/>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E75C77" w:rsidP="00FB7E8F">
      <w:pPr>
        <w:pStyle w:val="Titulek"/>
      </w:pPr>
      <w:bookmarkStart w:id="21" w:name="_Ref354097784"/>
      <w:r>
        <w:t>Obr.</w:t>
      </w:r>
      <w:r w:rsidR="001948C8">
        <w:t xml:space="preserve"> </w:t>
      </w:r>
      <w:fldSimple w:instr=" STYLEREF 1 \s ">
        <w:r w:rsidR="0040208B">
          <w:rPr>
            <w:noProof/>
          </w:rPr>
          <w:t>3</w:t>
        </w:r>
      </w:fldSimple>
      <w:r w:rsidR="00430CE8">
        <w:t>.</w:t>
      </w:r>
      <w:fldSimple w:instr=" SEQ Obrázek \* ARABIC \s 1 ">
        <w:r w:rsidR="0040208B">
          <w:rPr>
            <w:noProof/>
          </w:rPr>
          <w:t>3</w:t>
        </w:r>
      </w:fldSimple>
      <w:bookmarkEnd w:id="21"/>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40208B">
              <w:rPr>
                <w:noProof/>
              </w:rPr>
              <w:t>[5]</w:t>
            </w:r>
          </w:fldSimple>
        </w:sdtContent>
      </w:sdt>
      <w:r w:rsidR="001948C8">
        <w:t>.</w:t>
      </w:r>
    </w:p>
    <w:p w:rsidR="001948C8" w:rsidRDefault="000D3C17" w:rsidP="001948C8">
      <w:pPr>
        <w:pStyle w:val="Nadpis2"/>
      </w:pPr>
      <w:bookmarkStart w:id="22" w:name="_Ref342989952"/>
      <w:bookmarkStart w:id="23" w:name="_Toc343033294"/>
      <w:bookmarkStart w:id="24" w:name="_Toc355915062"/>
      <w:r>
        <w:t xml:space="preserve">Platformě nezávislý model </w:t>
      </w:r>
      <w:r w:rsidR="001948C8">
        <w:t>PIM</w:t>
      </w:r>
      <w:bookmarkEnd w:id="22"/>
      <w:bookmarkEnd w:id="23"/>
      <w:bookmarkEnd w:id="24"/>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40208B">
              <w:rPr>
                <w:noProof/>
              </w:rPr>
              <w:t>[5]</w:t>
            </w:r>
          </w:fldSimple>
        </w:sdtContent>
      </w:sdt>
      <w:sdt>
        <w:sdtPr>
          <w:id w:val="3167329"/>
          <w:citation/>
        </w:sdtPr>
        <w:sdtContent>
          <w:fldSimple w:instr=" CITATION Pat08 \l 1029 ">
            <w:r w:rsidR="0040208B">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40208B">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1F0149">
        <w:fldChar w:fldCharType="begin"/>
      </w:r>
      <w:r>
        <w:instrText xml:space="preserve"> REF _Ref342996718 \r \h </w:instrText>
      </w:r>
      <w:r w:rsidR="001F0149">
        <w:fldChar w:fldCharType="separate"/>
      </w:r>
      <w:r w:rsidR="0040208B">
        <w:t>4</w:t>
      </w:r>
      <w:r w:rsidR="001F0149">
        <w:fldChar w:fldCharType="end"/>
      </w:r>
      <w:r>
        <w:t>.</w:t>
      </w:r>
    </w:p>
    <w:p w:rsidR="00E25399" w:rsidRDefault="00BA2E1A" w:rsidP="00E25399">
      <w:pPr>
        <w:pStyle w:val="Nadpis2"/>
      </w:pPr>
      <w:bookmarkStart w:id="25" w:name="_Ref342990009"/>
      <w:bookmarkStart w:id="26" w:name="_Toc343033295"/>
      <w:bookmarkStart w:id="27" w:name="_Toc355915063"/>
      <w:r>
        <w:t xml:space="preserve">Platformě specifický model </w:t>
      </w:r>
      <w:r w:rsidR="00E25399">
        <w:t>PSM</w:t>
      </w:r>
      <w:bookmarkEnd w:id="25"/>
      <w:bookmarkEnd w:id="26"/>
      <w:bookmarkEnd w:id="27"/>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40208B">
              <w:rPr>
                <w:noProof/>
              </w:rPr>
              <w:t>[5]</w:t>
            </w:r>
          </w:fldSimple>
        </w:sdtContent>
      </w:sdt>
    </w:p>
    <w:p w:rsidR="00E25399" w:rsidRPr="002E3B1B" w:rsidRDefault="00E25399" w:rsidP="00E25399">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40208B">
              <w:rPr>
                <w:noProof/>
              </w:rPr>
              <w:t>[5]</w:t>
            </w:r>
          </w:fldSimple>
        </w:sdtContent>
      </w:sdt>
    </w:p>
    <w:p w:rsidR="00E25399" w:rsidRDefault="00E25399" w:rsidP="00E25399">
      <w:pPr>
        <w:pStyle w:val="Nadpis2"/>
      </w:pPr>
      <w:bookmarkStart w:id="28" w:name="_Toc343033296"/>
      <w:bookmarkStart w:id="29" w:name="_Toc355915064"/>
      <w:r>
        <w:t>Souhrn MDA</w:t>
      </w:r>
      <w:bookmarkEnd w:id="28"/>
      <w:bookmarkEnd w:id="29"/>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1F0149">
        <w:fldChar w:fldCharType="begin"/>
      </w:r>
      <w:r>
        <w:instrText xml:space="preserve"> REF _Ref342999532 \h </w:instrText>
      </w:r>
      <w:r w:rsidR="001F0149">
        <w:fldChar w:fldCharType="separate"/>
      </w:r>
      <w:r w:rsidR="0040208B">
        <w:t xml:space="preserve">Obr. </w:t>
      </w:r>
      <w:r w:rsidR="0040208B">
        <w:rPr>
          <w:noProof/>
        </w:rPr>
        <w:t>3</w:t>
      </w:r>
      <w:r w:rsidR="0040208B">
        <w:t>.</w:t>
      </w:r>
      <w:r w:rsidR="0040208B">
        <w:rPr>
          <w:noProof/>
        </w:rPr>
        <w:t>4</w:t>
      </w:r>
      <w:r w:rsidR="001F0149">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1F0149">
        <w:fldChar w:fldCharType="begin"/>
      </w:r>
      <w:r w:rsidR="00CD57AE">
        <w:instrText xml:space="preserve"> REF _Ref342999532 \h </w:instrText>
      </w:r>
      <w:r w:rsidR="001F0149">
        <w:fldChar w:fldCharType="separate"/>
      </w:r>
      <w:r w:rsidR="0040208B">
        <w:t xml:space="preserve">Obr. </w:t>
      </w:r>
      <w:r w:rsidR="0040208B">
        <w:rPr>
          <w:noProof/>
        </w:rPr>
        <w:t>3</w:t>
      </w:r>
      <w:r w:rsidR="0040208B">
        <w:t>.</w:t>
      </w:r>
      <w:r w:rsidR="0040208B">
        <w:rPr>
          <w:noProof/>
        </w:rPr>
        <w:t>4</w:t>
      </w:r>
      <w:r w:rsidR="001F0149">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1F0149">
        <w:fldChar w:fldCharType="begin"/>
      </w:r>
      <w:r w:rsidR="00CD57AE">
        <w:instrText xml:space="preserve"> REF _Ref342999532 \h </w:instrText>
      </w:r>
      <w:r w:rsidR="001F0149">
        <w:fldChar w:fldCharType="separate"/>
      </w:r>
      <w:r w:rsidR="0040208B">
        <w:t xml:space="preserve">Obr. </w:t>
      </w:r>
      <w:r w:rsidR="0040208B">
        <w:rPr>
          <w:noProof/>
        </w:rPr>
        <w:t>3</w:t>
      </w:r>
      <w:r w:rsidR="0040208B">
        <w:t>.</w:t>
      </w:r>
      <w:r w:rsidR="0040208B">
        <w:rPr>
          <w:noProof/>
        </w:rPr>
        <w:t>4</w:t>
      </w:r>
      <w:r w:rsidR="001F0149">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1F0149">
        <w:fldChar w:fldCharType="begin"/>
      </w:r>
      <w:r>
        <w:instrText xml:space="preserve"> REF _Ref342999532 \h </w:instrText>
      </w:r>
      <w:r w:rsidR="001F0149">
        <w:fldChar w:fldCharType="separate"/>
      </w:r>
      <w:r w:rsidR="0040208B">
        <w:t xml:space="preserve">Obr. </w:t>
      </w:r>
      <w:r w:rsidR="0040208B">
        <w:rPr>
          <w:noProof/>
        </w:rPr>
        <w:t>3</w:t>
      </w:r>
      <w:r w:rsidR="0040208B">
        <w:t>.</w:t>
      </w:r>
      <w:r w:rsidR="0040208B">
        <w:rPr>
          <w:noProof/>
        </w:rPr>
        <w:t>4</w:t>
      </w:r>
      <w:r w:rsidR="001F0149">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1948C8">
      <w:pPr>
        <w:pStyle w:val="Odstavecdal"/>
        <w:keepNext/>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E75C77" w:rsidP="00FB7E8F">
      <w:pPr>
        <w:pStyle w:val="Titulek"/>
      </w:pPr>
      <w:bookmarkStart w:id="30" w:name="_Ref342999532"/>
      <w:r>
        <w:t>Obr.</w:t>
      </w:r>
      <w:r w:rsidR="001948C8">
        <w:t xml:space="preserve"> </w:t>
      </w:r>
      <w:fldSimple w:instr=" STYLEREF 1 \s ">
        <w:r w:rsidR="0040208B">
          <w:rPr>
            <w:noProof/>
          </w:rPr>
          <w:t>3</w:t>
        </w:r>
      </w:fldSimple>
      <w:r w:rsidR="00430CE8">
        <w:t>.</w:t>
      </w:r>
      <w:fldSimple w:instr=" SEQ Obrázek \* ARABIC \s 1 ">
        <w:r w:rsidR="0040208B">
          <w:rPr>
            <w:noProof/>
          </w:rPr>
          <w:t>4</w:t>
        </w:r>
      </w:fldSimple>
      <w:bookmarkEnd w:id="30"/>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40208B">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1" w:name="_Ref342996718"/>
      <w:bookmarkStart w:id="32" w:name="_Toc343033297"/>
      <w:bookmarkStart w:id="33" w:name="_Toc355915065"/>
      <w:r>
        <w:lastRenderedPageBreak/>
        <w:t>Modelování a simulace v procesu vývoje systémů</w:t>
      </w:r>
      <w:bookmarkEnd w:id="31"/>
      <w:bookmarkEnd w:id="32"/>
      <w:bookmarkEnd w:id="33"/>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Model Driven Architecture</w:t>
      </w:r>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40208B">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1F0149">
        <w:fldChar w:fldCharType="begin"/>
      </w:r>
      <w:r>
        <w:instrText xml:space="preserve"> REF _Ref343008544 \r \h </w:instrText>
      </w:r>
      <w:r w:rsidR="001F0149">
        <w:fldChar w:fldCharType="separate"/>
      </w:r>
      <w:r w:rsidR="0040208B">
        <w:t>2</w:t>
      </w:r>
      <w:r w:rsidR="001F0149">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40208B">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1F0149">
        <w:fldChar w:fldCharType="begin"/>
      </w:r>
      <w:r>
        <w:instrText xml:space="preserve"> REF _Ref343008830 \r \h </w:instrText>
      </w:r>
      <w:r w:rsidR="001F0149">
        <w:fldChar w:fldCharType="separate"/>
      </w:r>
      <w:r w:rsidR="0040208B">
        <w:t>3</w:t>
      </w:r>
      <w:r w:rsidR="001F0149">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40208B">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40208B">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4" w:name="_Ref343026126"/>
      <w:bookmarkStart w:id="35" w:name="_Toc343033298"/>
      <w:bookmarkStart w:id="36" w:name="_Toc355915066"/>
      <w:r>
        <w:t>Objekto</w:t>
      </w:r>
      <w:r w:rsidR="0057294C">
        <w:t>vě or</w:t>
      </w:r>
      <w:r>
        <w:t>ientované Petriho sítě</w:t>
      </w:r>
      <w:bookmarkEnd w:id="34"/>
      <w:bookmarkEnd w:id="35"/>
      <w:bookmarkEnd w:id="36"/>
    </w:p>
    <w:p w:rsidR="008E7150" w:rsidRDefault="001948C8" w:rsidP="001948C8">
      <w:pPr>
        <w:pStyle w:val="Odstavecprvn"/>
      </w:pPr>
      <w:r>
        <w:t xml:space="preserve">Petriho sítě představují </w:t>
      </w:r>
      <w:r w:rsidR="005131DE">
        <w:t>vhodný</w:t>
      </w:r>
      <w:r>
        <w:t xml:space="preserve"> formalismus pro modelování diskrétních systémů,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t xml:space="preserve">, dále </w:t>
      </w:r>
      <w:r w:rsidRPr="00D9272D">
        <w:rPr>
          <w:i/>
        </w:rPr>
        <w:t>přechody</w:t>
      </w:r>
      <w:r>
        <w:t xml:space="preserve">, </w:t>
      </w:r>
      <w:r>
        <w:lastRenderedPageBreak/>
        <w:t xml:space="preserve">vyjadřující možné změny stavu a </w:t>
      </w:r>
      <w:r w:rsidRPr="00D9272D">
        <w:rPr>
          <w:i/>
        </w:rPr>
        <w:t>hranami</w:t>
      </w:r>
      <w:r>
        <w:t xml:space="preserve">, které propojují </w:t>
      </w:r>
      <w:r w:rsidRPr="00D9272D">
        <w:rPr>
          <w:i/>
        </w:rPr>
        <w:t>místa</w:t>
      </w:r>
      <w:r>
        <w:t xml:space="preserve"> a </w:t>
      </w:r>
      <w:r w:rsidRPr="00D9272D">
        <w:rPr>
          <w:i/>
        </w:rPr>
        <w:t>přechody</w:t>
      </w:r>
      <w:r>
        <w:t>.</w:t>
      </w:r>
      <w:r w:rsidR="008F2B6E">
        <w:t xml:space="preserve"> Hrany mohou být ohodnocené, kde ohodnocení hrany určuje </w:t>
      </w:r>
      <w:r w:rsidR="006C601F">
        <w:t>počet</w:t>
      </w:r>
      <w:r w:rsidR="008F2B6E">
        <w:t xml:space="preserve"> značek přenáš</w:t>
      </w:r>
      <w:r w:rsidR="006C601F">
        <w:t>ených</w:t>
      </w:r>
      <w:r w:rsidR="008F2B6E">
        <w:t xml:space="preserve"> najednou.</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když má ve všech vstupních místech (místa napojená přes vstupní hrany přechodu)</w:t>
      </w:r>
      <w:r w:rsidR="008E7150">
        <w:t xml:space="preserve"> uloženou značku, která je následně ze vstupních míst odebrána a generována do všech výstupních míst</w:t>
      </w:r>
      <w:r w:rsidR="00A94DD1">
        <w:t>, kde pro ni musí být místo (některá místa</w:t>
      </w:r>
      <w:r w:rsidR="00FC774D">
        <w:t xml:space="preserve"> mohou být</w:t>
      </w:r>
      <w:r w:rsidR="00A94DD1">
        <w:t xml:space="preserve"> kapacitně omezena).</w:t>
      </w:r>
      <w:r w:rsidR="008E7150">
        <w:t xml:space="preserve"> </w:t>
      </w:r>
      <w:r w:rsidR="000F6C3D">
        <w:t xml:space="preserve">Provedení přechodu je vidět na následujícím </w:t>
      </w:r>
      <w:r w:rsidR="001F0149">
        <w:fldChar w:fldCharType="begin"/>
      </w:r>
      <w:r w:rsidR="000F6C3D">
        <w:instrText xml:space="preserve"> REF _Ref345643322 \h </w:instrText>
      </w:r>
      <w:r w:rsidR="001F0149">
        <w:fldChar w:fldCharType="separate"/>
      </w:r>
      <w:r w:rsidR="0040208B">
        <w:t xml:space="preserve">Obr. </w:t>
      </w:r>
      <w:r w:rsidR="0040208B">
        <w:rPr>
          <w:noProof/>
        </w:rPr>
        <w:t>4</w:t>
      </w:r>
      <w:r w:rsidR="0040208B">
        <w:t>.</w:t>
      </w:r>
      <w:r w:rsidR="0040208B">
        <w:rPr>
          <w:noProof/>
        </w:rPr>
        <w:t>1</w:t>
      </w:r>
      <w:r w:rsidR="001F0149">
        <w:fldChar w:fldCharType="end"/>
      </w:r>
      <w:r w:rsidR="000F6C3D">
        <w:t>.</w:t>
      </w:r>
      <w:r w:rsidR="004837CD">
        <w:t xml:space="preserve"> </w:t>
      </w:r>
      <w:sdt>
        <w:sdtPr>
          <w:id w:val="124862929"/>
          <w:citation/>
        </w:sdtPr>
        <w:sdtContent>
          <w:fldSimple w:instr=" CITATION Jan08 \l 1029 ">
            <w:r w:rsidR="0040208B">
              <w:rPr>
                <w:noProof/>
              </w:rPr>
              <w:t>[9]</w:t>
            </w:r>
          </w:fldSimple>
        </w:sdtContent>
      </w:sdt>
      <w:r w:rsidR="008E5CEE">
        <w:t xml:space="preserve"> </w:t>
      </w:r>
    </w:p>
    <w:p w:rsidR="008E7150" w:rsidRDefault="008E7150" w:rsidP="008E7150">
      <w:pPr>
        <w:pStyle w:val="Odstavecprvn"/>
        <w:keepNext/>
      </w:pPr>
      <w:commentRangeStart w:id="37"/>
      <w:r>
        <w:rPr>
          <w:noProof/>
        </w:rPr>
        <w:drawing>
          <wp:inline distT="0" distB="0" distL="0" distR="0">
            <wp:extent cx="5715000" cy="2016125"/>
            <wp:effectExtent l="1905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2016125"/>
                    </a:xfrm>
                    <a:prstGeom prst="rect">
                      <a:avLst/>
                    </a:prstGeom>
                  </pic:spPr>
                </pic:pic>
              </a:graphicData>
            </a:graphic>
          </wp:inline>
        </w:drawing>
      </w:r>
      <w:commentRangeEnd w:id="37"/>
      <w:r w:rsidR="00504CB6">
        <w:rPr>
          <w:rStyle w:val="Odkaznakoment"/>
        </w:rPr>
        <w:commentReference w:id="37"/>
      </w:r>
    </w:p>
    <w:p w:rsidR="008E7150" w:rsidRPr="008E7150" w:rsidRDefault="00E75C77" w:rsidP="00FB7E8F">
      <w:pPr>
        <w:pStyle w:val="Titulek"/>
      </w:pPr>
      <w:bookmarkStart w:id="38" w:name="_Ref345643322"/>
      <w:r>
        <w:t>Obr.</w:t>
      </w:r>
      <w:r w:rsidR="008E7150">
        <w:t xml:space="preserve"> </w:t>
      </w:r>
      <w:fldSimple w:instr=" STYLEREF 1 \s ">
        <w:r w:rsidR="0040208B">
          <w:rPr>
            <w:noProof/>
          </w:rPr>
          <w:t>4</w:t>
        </w:r>
      </w:fldSimple>
      <w:r w:rsidR="00430CE8">
        <w:t>.</w:t>
      </w:r>
      <w:fldSimple w:instr=" SEQ Obrázek \* ARABIC \s 1 ">
        <w:r w:rsidR="0040208B">
          <w:rPr>
            <w:noProof/>
          </w:rPr>
          <w:t>1</w:t>
        </w:r>
      </w:fldSimple>
      <w:bookmarkEnd w:id="38"/>
      <w:r w:rsidR="008E7150">
        <w:t xml:space="preserve"> </w:t>
      </w:r>
      <w:r w:rsidR="008E7150" w:rsidRPr="001A63A1">
        <w:t xml:space="preserve">Příklad přechodu a) =&gt; b) jednoduché Petriho sítě. </w:t>
      </w:r>
      <w:r w:rsidR="008E7150">
        <w:t>Malé čtverečky</w:t>
      </w:r>
      <w:r w:rsidR="008E7150" w:rsidRPr="001A63A1">
        <w:t xml:space="preserve"> představují </w:t>
      </w:r>
      <w:r w:rsidR="008E7150">
        <w:t>tokeny,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8E7150" w:rsidRPr="001A63A1">
        <w:t>(kružnice)</w:t>
      </w:r>
      <w:r w:rsidR="008E7150">
        <w:t xml:space="preserve"> </w:t>
      </w:r>
      <w:r w:rsidR="00156006">
        <w:t xml:space="preserve">a generovány </w:t>
      </w:r>
      <w:r w:rsidR="008E7150">
        <w:t>do výstupních</w:t>
      </w:r>
      <w:r w:rsidR="008E7150" w:rsidRPr="001A63A1">
        <w:t xml:space="preserve">. </w:t>
      </w:r>
      <w:r w:rsidR="00A94DD1">
        <w:t>Přechod je aktivován pouze je-li ve všech vstupních místech token a ve výstupních místech je prostor pro vygenerování tokenu.</w:t>
      </w:r>
      <w:r w:rsidR="008E7150" w:rsidRPr="001A63A1">
        <w:t xml:space="preserve"> </w:t>
      </w:r>
      <w:r w:rsidR="008E7150">
        <w:t xml:space="preserve">Převzato z </w:t>
      </w:r>
      <w:sdt>
        <w:sdtPr>
          <w:id w:val="124862928"/>
          <w:citation/>
        </w:sdtPr>
        <w:sdtContent>
          <w:fldSimple w:instr=" CITATION Jan08 \l 1029 ">
            <w:r w:rsidR="0040208B">
              <w:rPr>
                <w:noProof/>
              </w:rPr>
              <w:t>[9]</w:t>
            </w:r>
          </w:fldSimple>
        </w:sdtContent>
      </w:sdt>
      <w:r w:rsidR="008E7150">
        <w:t>.</w:t>
      </w:r>
    </w:p>
    <w:p w:rsidR="001948C8" w:rsidRDefault="001948C8" w:rsidP="008E7150">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40208B">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40208B">
              <w:rPr>
                <w:noProof/>
              </w:rPr>
              <w:t>[9]</w:t>
            </w:r>
          </w:fldSimple>
        </w:sdtContent>
      </w:sdt>
      <w:r>
        <w:t xml:space="preserve">. </w:t>
      </w:r>
    </w:p>
    <w:p w:rsidR="000D700F" w:rsidRDefault="001948C8" w:rsidP="001948C8">
      <w:pPr>
        <w:pStyle w:val="Odstavecdal"/>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40208B">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panem Janouškem v jeho disertační práci </w:t>
      </w:r>
      <w:sdt>
        <w:sdtPr>
          <w:id w:val="124862922"/>
          <w:citation/>
        </w:sdtPr>
        <w:sdtContent>
          <w:fldSimple w:instr=" CITATION Jan08 \l 1029  ">
            <w:r w:rsidR="0040208B">
              <w:rPr>
                <w:noProof/>
              </w:rPr>
              <w:t>[9]</w:t>
            </w:r>
          </w:fldSimple>
        </w:sdtContent>
      </w:sdt>
      <w:r w:rsidR="00D73D8B">
        <w:t xml:space="preserve"> publikované v roce 1998. Kromě zavedení objektového paradigmatu do Petriho sítí</w:t>
      </w:r>
      <w:r w:rsidR="00466DCF">
        <w:t>, které označujeme zkratkou OOPN,</w:t>
      </w:r>
      <w:r w:rsidR="00D73D8B">
        <w:t xml:space="preserve"> se pan Janoušek ve své práci zaměřuje na vytvoření nástroje </w:t>
      </w:r>
      <w:r w:rsidR="00D73D8B" w:rsidRPr="00D73D8B">
        <w:rPr>
          <w:i/>
        </w:rPr>
        <w:t>PNtalk</w:t>
      </w:r>
      <w:r w:rsidR="00D73D8B">
        <w:t xml:space="preserve"> </w:t>
      </w:r>
      <w:r w:rsidR="00D73D8B" w:rsidRPr="00D73D8B">
        <w:t>pro</w:t>
      </w:r>
      <w:r w:rsidR="00D73D8B">
        <w:t xml:space="preserve">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C++, které </w:t>
      </w:r>
      <w:r w:rsidR="000348FF">
        <w:t>často umožňují</w:t>
      </w:r>
      <w:r>
        <w:t xml:space="preserve"> kvaziparalelizmus. Tímto se objekty stávají samostatnějšími a </w:t>
      </w:r>
      <w:r w:rsidR="00DB500E">
        <w:t xml:space="preserve">opravdu </w:t>
      </w:r>
      <w:r>
        <w:t>paralelními entitami, které spolu komunikují předáváním zpráv.</w:t>
      </w:r>
    </w:p>
    <w:p w:rsidR="00933711" w:rsidRDefault="00224FB3" w:rsidP="00B003C7">
      <w:pPr>
        <w:pStyle w:val="Odstavecdal"/>
        <w:rPr>
          <w:ins w:id="39" w:author="Matron" w:date="2013-04-19T12:04:00Z"/>
        </w:rPr>
      </w:pPr>
      <w:r>
        <w:lastRenderedPageBreak/>
        <w:t>Objektové modelování</w:t>
      </w:r>
      <w:r w:rsidR="00933711">
        <w:t xml:space="preserve"> pomocí Petriho sítí </w:t>
      </w:r>
      <w:r w:rsidR="00E80108">
        <w:t>je umožněno</w:t>
      </w:r>
      <w:r w:rsidR="00933711">
        <w:t xml:space="preserve"> zapouzdřením funkčnosti objektu</w:t>
      </w:r>
      <w:r>
        <w:t xml:space="preserve"> do třídy.</w:t>
      </w:r>
      <w:r w:rsidR="00E80108">
        <w:t xml:space="preserve"> </w:t>
      </w:r>
      <w:r w:rsidR="007016AC">
        <w:t>Třída obsahuje definici objektu v podobě objektové sítě, která modeluje činnost objektu samotného. Místa v objektové sítí reprezentují objektové atributy a mohou na ně být navázány predikáty, které testují míst</w:t>
      </w:r>
      <w:r w:rsidR="008268BB">
        <w:t>a</w:t>
      </w:r>
      <w:r w:rsidR="007016AC">
        <w:t>, případně synchronní porty, které umožňují provedení synchronní akce více objektů najednou. Metody objektu jsou modelovány vlastní Petriho sítí, ale mají přístup k objektovým atributům a dalším metodám.</w:t>
      </w:r>
      <w:r w:rsidR="008268BB">
        <w:t xml:space="preserve"> </w:t>
      </w:r>
      <w:r w:rsidR="00E80108">
        <w:t xml:space="preserve">Instance objektu je </w:t>
      </w:r>
      <w:r w:rsidR="00D02443">
        <w:t xml:space="preserve">potom </w:t>
      </w:r>
      <w:r w:rsidR="00E80108">
        <w:t xml:space="preserve">kopie </w:t>
      </w:r>
      <w:r w:rsidR="002F0DD6">
        <w:t>vzorové</w:t>
      </w:r>
      <w:r w:rsidR="00E80108">
        <w:t xml:space="preserve"> struktury popisující třídu</w:t>
      </w:r>
      <w:r w:rsidR="008268BB">
        <w:t>, přesněji tedy objektové sítě</w:t>
      </w:r>
      <w:r w:rsidR="00E80108">
        <w:t xml:space="preserve">. </w:t>
      </w:r>
      <w:r w:rsidR="008268BB">
        <w:t xml:space="preserve">Komunikace objektů probíhá formou zasílání zpráv, která musí mít specifikovaného adresáta a předmět zprávy, kterým je nejčastěji volání metody. Při zavolání metody objektu dojde k instanciaci sítě metody, na vstupní místa jsou navázány parametry metody a jako výstup slouží místo zvané </w:t>
      </w:r>
      <w:r w:rsidR="008268BB">
        <w:rPr>
          <w:i/>
        </w:rPr>
        <w:t>return</w:t>
      </w:r>
      <w:r w:rsidR="008268BB">
        <w:t xml:space="preserve">. Metoda je ukončena a síť zničena v okamžiku, kdy se do místa </w:t>
      </w:r>
      <w:r w:rsidR="008268BB">
        <w:rPr>
          <w:i/>
        </w:rPr>
        <w:t>return</w:t>
      </w:r>
      <w:r w:rsidR="008268BB">
        <w:t xml:space="preserve"> dostane jakákoliv značka</w:t>
      </w:r>
      <w:r w:rsidR="00B003C7">
        <w:t>, respektive objekt</w:t>
      </w:r>
      <w:r w:rsidR="008268BB">
        <w:t>.</w:t>
      </w:r>
      <w:r w:rsidR="00F014F2">
        <w:t xml:space="preserve"> </w:t>
      </w:r>
      <w:sdt>
        <w:sdtPr>
          <w:id w:val="154292212"/>
          <w:citation/>
        </w:sdtPr>
        <w:sdtContent>
          <w:fldSimple w:instr=" CITATION Jan08 \l 1029 ">
            <w:r w:rsidR="0040208B">
              <w:rPr>
                <w:noProof/>
              </w:rPr>
              <w:t>[9]</w:t>
            </w:r>
          </w:fldSimple>
        </w:sdtContent>
      </w:sdt>
    </w:p>
    <w:p w:rsidR="00F62F53" w:rsidRDefault="00F62F53" w:rsidP="00B003C7">
      <w:pPr>
        <w:pStyle w:val="Odstavecdal"/>
      </w:pPr>
      <w:ins w:id="40" w:author="Matron" w:date="2013-04-19T12:04:00Z">
        <w:r>
          <w:t>*****</w:t>
        </w:r>
        <w:r>
          <w:tab/>
          <w:t>bude ukázka OOPN modelu ****</w:t>
        </w:r>
      </w:ins>
    </w:p>
    <w:p w:rsidR="001948C8" w:rsidRDefault="001948C8" w:rsidP="001948C8">
      <w:pPr>
        <w:pStyle w:val="Odstavecdal"/>
      </w:pPr>
      <w:r>
        <w:t xml:space="preserve">Petriho sítě </w:t>
      </w:r>
      <w:r w:rsidR="00B003C7">
        <w:t xml:space="preserve">se </w:t>
      </w:r>
      <w:r w:rsidR="00F014F2">
        <w:t xml:space="preserve">moc </w:t>
      </w:r>
      <w:r>
        <w:t xml:space="preserve">nehodí pro modelování rozsáhlých systémů, </w:t>
      </w:r>
      <w:r w:rsidR="00F014F2">
        <w:t xml:space="preserve">proto se </w:t>
      </w:r>
      <w:r>
        <w:t xml:space="preserve">užívají spíše pro modelování jeho určitých ucelených částí, které jsou dále </w:t>
      </w:r>
      <w:r w:rsidR="00D22BE9">
        <w:t>spojovány</w:t>
      </w:r>
      <w:r>
        <w:t xml:space="preserve"> dohromady, jak si ukážeme v následující podkapitole o formalismu DEVS.</w:t>
      </w:r>
    </w:p>
    <w:p w:rsidR="00F073E4" w:rsidRPr="00426057" w:rsidRDefault="00F073E4" w:rsidP="001948C8">
      <w:pPr>
        <w:pStyle w:val="Odstavecdal"/>
      </w:pPr>
      <w:r>
        <w:t xml:space="preserve">Pro bližší seznámení s aplikací Petriho sítí v systémovém inženýrství doporučuji publikaci </w:t>
      </w:r>
      <w:sdt>
        <w:sdtPr>
          <w:id w:val="101128218"/>
          <w:citation/>
        </w:sdtPr>
        <w:sdtContent>
          <w:fldSimple w:instr=" CITATION Gir03 \l 1029 ">
            <w:r w:rsidR="0040208B">
              <w:rPr>
                <w:noProof/>
              </w:rPr>
              <w:t>[10]</w:t>
            </w:r>
          </w:fldSimple>
        </w:sdtContent>
      </w:sdt>
      <w:r>
        <w:t>.</w:t>
      </w:r>
    </w:p>
    <w:p w:rsidR="001948C8" w:rsidRDefault="001948C8" w:rsidP="001948C8">
      <w:pPr>
        <w:pStyle w:val="Nadpis2"/>
      </w:pPr>
      <w:bookmarkStart w:id="41" w:name="_Toc343033299"/>
      <w:bookmarkStart w:id="42" w:name="_Ref345678545"/>
      <w:bookmarkStart w:id="43" w:name="_Toc355915067"/>
      <w:r>
        <w:t>DEVS</w:t>
      </w:r>
      <w:bookmarkEnd w:id="41"/>
      <w:bookmarkEnd w:id="42"/>
      <w:bookmarkEnd w:id="43"/>
    </w:p>
    <w:p w:rsidR="005D581F" w:rsidRDefault="001948C8" w:rsidP="001948C8">
      <w:pPr>
        <w:pStyle w:val="Odstavecprvn"/>
      </w:pPr>
      <w:r>
        <w:t xml:space="preserve">DEVS (Discrete EVent System specification) je formalismus pro specifikaci modelů založený na teorii systémů. DEVS formalismus rozlišuje atomické a složené komponenty (viz. </w:t>
      </w:r>
      <w:r w:rsidR="001F0149">
        <w:fldChar w:fldCharType="begin"/>
      </w:r>
      <w:r w:rsidR="00141273">
        <w:instrText xml:space="preserve"> REF _Ref344246396 \h </w:instrText>
      </w:r>
      <w:r w:rsidR="001F0149">
        <w:fldChar w:fldCharType="separate"/>
      </w:r>
      <w:r w:rsidR="0040208B">
        <w:t xml:space="preserve">Obr. </w:t>
      </w:r>
      <w:r w:rsidR="0040208B">
        <w:rPr>
          <w:noProof/>
        </w:rPr>
        <w:t>4</w:t>
      </w:r>
      <w:r w:rsidR="0040208B">
        <w:t>.</w:t>
      </w:r>
      <w:r w:rsidR="0040208B">
        <w:rPr>
          <w:noProof/>
        </w:rPr>
        <w:t>2</w:t>
      </w:r>
      <w:r w:rsidR="001F0149">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40208B">
              <w:rPr>
                <w:noProof/>
              </w:rPr>
              <w:t>[4]</w:t>
            </w:r>
          </w:fldSimple>
        </w:sdtContent>
      </w:sdt>
    </w:p>
    <w:p w:rsidR="001948C8" w:rsidRDefault="001948C8" w:rsidP="001948C8">
      <w:pPr>
        <w:pStyle w:val="Odstavecdal"/>
        <w:keepNext/>
        <w:ind w:firstLine="0"/>
      </w:pPr>
      <w:r>
        <w:rPr>
          <w:noProof/>
        </w:rPr>
        <w:lastRenderedPageBreak/>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9" cstate="print"/>
                    <a:stretch>
                      <a:fillRect/>
                    </a:stretch>
                  </pic:blipFill>
                  <pic:spPr>
                    <a:xfrm>
                      <a:off x="0" y="0"/>
                      <a:ext cx="5715000" cy="3526155"/>
                    </a:xfrm>
                    <a:prstGeom prst="rect">
                      <a:avLst/>
                    </a:prstGeom>
                  </pic:spPr>
                </pic:pic>
              </a:graphicData>
            </a:graphic>
          </wp:inline>
        </w:drawing>
      </w:r>
    </w:p>
    <w:p w:rsidR="001948C8" w:rsidRPr="0036414C" w:rsidRDefault="00E75C77" w:rsidP="00FB7E8F">
      <w:pPr>
        <w:pStyle w:val="Titulek"/>
      </w:pPr>
      <w:bookmarkStart w:id="44" w:name="_Ref344246396"/>
      <w:r>
        <w:t>Obr.</w:t>
      </w:r>
      <w:r w:rsidR="001948C8">
        <w:t xml:space="preserve"> </w:t>
      </w:r>
      <w:fldSimple w:instr=" STYLEREF 1 \s ">
        <w:r w:rsidR="0040208B">
          <w:rPr>
            <w:noProof/>
          </w:rPr>
          <w:t>4</w:t>
        </w:r>
      </w:fldSimple>
      <w:r w:rsidR="00430CE8">
        <w:t>.</w:t>
      </w:r>
      <w:fldSimple w:instr=" SEQ Obrázek \* ARABIC \s 1 ">
        <w:r w:rsidR="0040208B">
          <w:rPr>
            <w:noProof/>
          </w:rPr>
          <w:t>2</w:t>
        </w:r>
      </w:fldSimple>
      <w:bookmarkEnd w:id="44"/>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40208B">
              <w:rPr>
                <w:noProof/>
              </w:rPr>
              <w:t>[11]</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40208B">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1F0149"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1F0149"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1F0149"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lastRenderedPageBreak/>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40208B">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1F0149">
        <w:fldChar w:fldCharType="begin"/>
      </w:r>
      <w:r w:rsidR="007766B5">
        <w:instrText xml:space="preserve"> REF _Ref345371419 \h </w:instrText>
      </w:r>
      <w:r w:rsidR="001F0149">
        <w:fldChar w:fldCharType="separate"/>
      </w:r>
      <w:r w:rsidR="0040208B">
        <w:t xml:space="preserve">Obr. </w:t>
      </w:r>
      <w:r w:rsidR="0040208B">
        <w:rPr>
          <w:noProof/>
        </w:rPr>
        <w:t>4</w:t>
      </w:r>
      <w:r w:rsidR="0040208B">
        <w:t>.</w:t>
      </w:r>
      <w:r w:rsidR="0040208B">
        <w:rPr>
          <w:noProof/>
        </w:rPr>
        <w:t>3</w:t>
      </w:r>
      <w:r w:rsidR="001F0149">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40208B">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1F0149"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40208B">
              <w:rPr>
                <w:noProof/>
              </w:rPr>
              <w:t>[11]</w:t>
            </w:r>
          </w:fldSimple>
        </w:sdtContent>
      </w:sdt>
      <w:r w:rsidR="007766B5" w:rsidRPr="007766B5">
        <w:t xml:space="preserve"> </w:t>
      </w:r>
      <w:sdt>
        <w:sdtPr>
          <w:id w:val="14022439"/>
          <w:citation/>
        </w:sdtPr>
        <w:sdtContent>
          <w:fldSimple w:instr=" CITATION PPe11 \l 1029  ">
            <w:r w:rsidR="0040208B">
              <w:rPr>
                <w:noProof/>
              </w:rPr>
              <w:t>[12]</w:t>
            </w:r>
          </w:fldSimple>
        </w:sdtContent>
      </w:sdt>
    </w:p>
    <w:p w:rsidR="007140D3" w:rsidRDefault="007140D3" w:rsidP="007140D3">
      <w:pPr>
        <w:pStyle w:val="Odstavecdal"/>
        <w:keepNext/>
        <w:jc w:val="left"/>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0" cstate="print"/>
                    <a:stretch>
                      <a:fillRect/>
                    </a:stretch>
                  </pic:blipFill>
                  <pic:spPr>
                    <a:xfrm>
                      <a:off x="0" y="0"/>
                      <a:ext cx="4287463" cy="3546323"/>
                    </a:xfrm>
                    <a:prstGeom prst="rect">
                      <a:avLst/>
                    </a:prstGeom>
                  </pic:spPr>
                </pic:pic>
              </a:graphicData>
            </a:graphic>
          </wp:inline>
        </w:drawing>
      </w:r>
    </w:p>
    <w:p w:rsidR="00A52A9D" w:rsidRDefault="00E75C77" w:rsidP="00FB7E8F">
      <w:pPr>
        <w:pStyle w:val="Titulek"/>
      </w:pPr>
      <w:bookmarkStart w:id="45" w:name="_Ref345371419"/>
      <w:r>
        <w:t>Obr.</w:t>
      </w:r>
      <w:r w:rsidR="007140D3">
        <w:t xml:space="preserve"> </w:t>
      </w:r>
      <w:fldSimple w:instr=" STYLEREF 1 \s ">
        <w:r w:rsidR="0040208B">
          <w:rPr>
            <w:noProof/>
          </w:rPr>
          <w:t>4</w:t>
        </w:r>
      </w:fldSimple>
      <w:r w:rsidR="00430CE8">
        <w:t>.</w:t>
      </w:r>
      <w:fldSimple w:instr=" SEQ Obrázek \* ARABIC \s 1 ">
        <w:r w:rsidR="0040208B">
          <w:rPr>
            <w:noProof/>
          </w:rPr>
          <w:t>3</w:t>
        </w:r>
      </w:fldSimple>
      <w:bookmarkEnd w:id="45"/>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40208B">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40208B">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40208B">
              <w:rPr>
                <w:noProof/>
              </w:rPr>
              <w:t>[11]</w:t>
            </w:r>
          </w:fldSimple>
        </w:sdtContent>
      </w:sdt>
    </w:p>
    <w:p w:rsidR="001948C8" w:rsidRDefault="001948C8" w:rsidP="001948C8">
      <w:pPr>
        <w:pStyle w:val="Nadpis2"/>
      </w:pPr>
      <w:bookmarkStart w:id="46" w:name="_Toc343033300"/>
      <w:bookmarkStart w:id="47" w:name="_Toc355915068"/>
      <w:r>
        <w:t>Nástroj PNtalk/SmallDEVS</w:t>
      </w:r>
      <w:bookmarkEnd w:id="46"/>
      <w:bookmarkEnd w:id="47"/>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40208B">
              <w:rPr>
                <w:noProof/>
              </w:rPr>
              <w:t>[2]</w:t>
            </w:r>
          </w:fldSimple>
        </w:sdtContent>
      </w:sdt>
      <w:r>
        <w:t>. Ta</w:t>
      </w:r>
      <w:r w:rsidR="002A5F3E">
        <w:t>to skupina se zabývá nejenom vý</w:t>
      </w:r>
      <w:r>
        <w:t xml:space="preserve">zkumem v oblasti modelování a simulace, ale také vývojem </w:t>
      </w:r>
      <w:r>
        <w:lastRenderedPageBreak/>
        <w:t xml:space="preserve">nových formalismů (viz. OOPN v kapitole </w:t>
      </w:r>
      <w:r w:rsidR="001F0149">
        <w:fldChar w:fldCharType="begin"/>
      </w:r>
      <w:r>
        <w:instrText xml:space="preserve"> REF _Ref343026126 \r \h </w:instrText>
      </w:r>
      <w:r w:rsidR="001F0149">
        <w:fldChar w:fldCharType="separate"/>
      </w:r>
      <w:r w:rsidR="0040208B">
        <w:t>4.1</w:t>
      </w:r>
      <w:r w:rsidR="001F0149">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 xml:space="preserve">nástrojů původně probíhal odděleně, nyní je však </w:t>
      </w:r>
      <w:r>
        <w:rPr>
          <w:i/>
        </w:rPr>
        <w:t>PNtalk</w:t>
      </w:r>
      <w:r>
        <w:t xml:space="preserve"> integrovaný do </w:t>
      </w:r>
      <w:r>
        <w:rPr>
          <w:i/>
        </w:rPr>
        <w:t>SmallDEVS</w:t>
      </w:r>
      <w:r>
        <w:t xml:space="preserve">, respektive </w:t>
      </w:r>
      <w:r>
        <w:rPr>
          <w:i/>
        </w:rPr>
        <w:t>SmallDEVS</w:t>
      </w:r>
      <w:r>
        <w:t xml:space="preserve"> slouží pro </w:t>
      </w:r>
      <w:r>
        <w:rPr>
          <w:i/>
        </w:rPr>
        <w:t>PNtalk</w:t>
      </w:r>
      <w:r>
        <w:t xml:space="preserve"> jako operační </w:t>
      </w:r>
      <w:r w:rsidR="002A5F3E">
        <w:t>prostředí</w:t>
      </w:r>
      <w:r>
        <w:t xml:space="preserve">. </w:t>
      </w:r>
      <w:sdt>
        <w:sdtPr>
          <w:id w:val="101128236"/>
          <w:citation/>
        </w:sdtPr>
        <w:sdtContent>
          <w:fldSimple w:instr=" CITATION Koč10 \l 1029 ">
            <w:r w:rsidR="0040208B">
              <w:rPr>
                <w:noProof/>
              </w:rPr>
              <w:t>[4]</w:t>
            </w:r>
          </w:fldSimple>
        </w:sdtContent>
      </w:sdt>
    </w:p>
    <w:p w:rsidR="001948C8" w:rsidRDefault="001948C8" w:rsidP="001948C8">
      <w:pPr>
        <w:pStyle w:val="Odstavecdal"/>
      </w:pPr>
      <w:r>
        <w:t xml:space="preserve">Pro stručné popsání nástrojů si dovolím doslovně citovat z </w:t>
      </w:r>
      <w:sdt>
        <w:sdtPr>
          <w:id w:val="101128238"/>
          <w:citation/>
        </w:sdtPr>
        <w:sdtContent>
          <w:fldSimple w:instr=" CITATION Koč10 \l 1029 ">
            <w:r w:rsidR="0040208B">
              <w:rPr>
                <w:noProof/>
              </w:rPr>
              <w:t>[4]</w:t>
            </w:r>
          </w:fldSimple>
        </w:sdtContent>
      </w:sdt>
      <w:r>
        <w:t>.</w:t>
      </w:r>
    </w:p>
    <w:p w:rsidR="001948C8" w:rsidRDefault="001948C8" w:rsidP="001948C8">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E80108" w:rsidRPr="00727AF8" w:rsidRDefault="00E80108" w:rsidP="001948C8">
      <w:pPr>
        <w:pStyle w:val="Odstavecdal"/>
      </w:pPr>
      <w:r w:rsidRPr="00FA69C5">
        <w:rPr>
          <w:i/>
        </w:rPr>
        <w:t>PNtalk</w:t>
      </w:r>
      <w:r>
        <w:t xml:space="preserve"> umožňuje efektivní práci s OOPN a kromě aplikace v modelování a simulace se zaměřuje hlavně na možnost začlenění modelu do reálného prostředí. Takto pojatý model může sloužit jako část prototypu, případně přímo aplikace. </w:t>
      </w:r>
      <w:r w:rsidR="00D748B6">
        <w:t xml:space="preserve">Díky struktury a principu vytváření objektů v OOPN popsaném v </w:t>
      </w:r>
      <w:r w:rsidR="001F0149">
        <w:fldChar w:fldCharType="begin"/>
      </w:r>
      <w:r w:rsidR="00D748B6">
        <w:instrText xml:space="preserve"> REF _Ref343026126 \r \h </w:instrText>
      </w:r>
      <w:r w:rsidR="001F0149">
        <w:fldChar w:fldCharType="separate"/>
      </w:r>
      <w:r w:rsidR="0040208B">
        <w:t>4.1</w:t>
      </w:r>
      <w:r w:rsidR="001F0149">
        <w:fldChar w:fldCharType="end"/>
      </w:r>
      <w:r w:rsidR="00D748B6">
        <w:t xml:space="preserve"> je možné zavést dynamické chování modelu. Dynamičností se rozumí změna struktury, nebo chování modelu za běhu. Tím že objekty (instance) jsou kopií vzorového objektu (třídy), je možné měnit buď chování objektu samotného, nebo změnit vzor třídy, přičemž každá další vytvořená instance této třídy bude kopírovat novou strukturu vzoru, ale instance již vytvořené zůstanou nezměněny. </w:t>
      </w:r>
      <w:r w:rsidR="00D748B6" w:rsidRPr="00FA69C5">
        <w:rPr>
          <w:i/>
        </w:rPr>
        <w:t>PNtalk</w:t>
      </w:r>
      <w:r w:rsidR="00D748B6">
        <w:t xml:space="preserve"> pro možnost dynamických změn </w:t>
      </w:r>
      <w:r w:rsidR="00FA69C5">
        <w:t>využívá</w:t>
      </w:r>
      <w:r w:rsidR="00D748B6">
        <w:t xml:space="preserve"> principy otevřené implementace</w:t>
      </w:r>
      <w:r w:rsidR="00FA69C5">
        <w:t>, zejména metaúrovňových architektur</w:t>
      </w:r>
      <w:r w:rsidR="0035110A">
        <w:t xml:space="preserve"> </w:t>
      </w:r>
      <w:sdt>
        <w:sdtPr>
          <w:id w:val="161457106"/>
          <w:citation/>
        </w:sdtPr>
        <w:sdtContent>
          <w:fldSimple w:instr=" CITATION Koč10 \l 1029 ">
            <w:r w:rsidR="0040208B">
              <w:rPr>
                <w:noProof/>
              </w:rPr>
              <w:t>[4]</w:t>
            </w:r>
          </w:fldSimple>
        </w:sdtContent>
      </w:sdt>
      <w:r w:rsidR="00FA69C5">
        <w:t>. Základem otevřené implementace je umožnění aplikaci nahlédnout až za definované rozhraní objektu, tedy do vnitřních aspektů, které může ovlivňovat. Metaúroveň je potom chápána tak, že pro každý klasický objekt existuje nějaký jiný metaobjekt, který svým rozhraním umožňuje inspekci a změnu aspektů daného klasickéh</w:t>
      </w:r>
      <w:r w:rsidR="00727AF8">
        <w:t xml:space="preserve">o objektu. Obecně je metaúrovňová architektura rozdělena do různých úrovní, kde každá úroveň je řízená jinou úrovní (metaúrovní z pohledu řízené úrovně). Z komplexnějšího hlediska je potom metaúroveň celého systému, nebo jeho </w:t>
      </w:r>
      <w:r w:rsidR="00F463C6">
        <w:t>podsystémů</w:t>
      </w:r>
      <w:r w:rsidR="00727AF8">
        <w:t xml:space="preserve">, nazývána </w:t>
      </w:r>
      <w:r w:rsidR="00727AF8">
        <w:rPr>
          <w:i/>
        </w:rPr>
        <w:t>metasystém</w:t>
      </w:r>
      <w:r w:rsidR="00727AF8">
        <w:t xml:space="preserve">. Nástroj </w:t>
      </w:r>
      <w:r w:rsidR="00727AF8" w:rsidRPr="00F463C6">
        <w:rPr>
          <w:i/>
        </w:rPr>
        <w:t>PNtalk</w:t>
      </w:r>
      <w:r w:rsidR="00727AF8">
        <w:t xml:space="preserve"> je založen na co největší otevřenosti s využitím reflektivních a metaúrovňových architektur</w:t>
      </w:r>
      <w:r w:rsidR="0035110A">
        <w:t xml:space="preserve"> </w:t>
      </w:r>
      <w:sdt>
        <w:sdtPr>
          <w:id w:val="161457107"/>
          <w:citation/>
        </w:sdtPr>
        <w:sdtContent>
          <w:fldSimple w:instr=" CITATION Koč10 \l 1029 ">
            <w:r w:rsidR="0040208B">
              <w:rPr>
                <w:noProof/>
              </w:rPr>
              <w:t>[4]</w:t>
            </w:r>
          </w:fldSimple>
        </w:sdtContent>
      </w:sdt>
      <w:r w:rsidR="00727AF8">
        <w:t>.</w:t>
      </w:r>
    </w:p>
    <w:p w:rsidR="001948C8" w:rsidRDefault="001948C8" w:rsidP="001948C8">
      <w:pPr>
        <w:pStyle w:val="Odstavecdal"/>
        <w:keepNext/>
        <w:ind w:firstLine="0"/>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1" cstate="print"/>
                    <a:stretch>
                      <a:fillRect/>
                    </a:stretch>
                  </pic:blipFill>
                  <pic:spPr>
                    <a:xfrm>
                      <a:off x="0" y="0"/>
                      <a:ext cx="5715000" cy="4373245"/>
                    </a:xfrm>
                    <a:prstGeom prst="rect">
                      <a:avLst/>
                    </a:prstGeom>
                  </pic:spPr>
                </pic:pic>
              </a:graphicData>
            </a:graphic>
          </wp:inline>
        </w:drawing>
      </w:r>
    </w:p>
    <w:p w:rsidR="001948C8" w:rsidRPr="00B321C0" w:rsidRDefault="00E75C77" w:rsidP="00FB7E8F">
      <w:pPr>
        <w:pStyle w:val="Titulek"/>
      </w:pPr>
      <w:r>
        <w:t>Obr.</w:t>
      </w:r>
      <w:r w:rsidR="001948C8">
        <w:t xml:space="preserve"> </w:t>
      </w:r>
      <w:fldSimple w:instr=" STYLEREF 1 \s ">
        <w:r w:rsidR="0040208B">
          <w:rPr>
            <w:noProof/>
          </w:rPr>
          <w:t>4</w:t>
        </w:r>
      </w:fldSimple>
      <w:r w:rsidR="00430CE8">
        <w:t>.</w:t>
      </w:r>
      <w:fldSimple w:instr=" SEQ Obrázek \* ARABIC \s 1 ">
        <w:r w:rsidR="0040208B">
          <w:rPr>
            <w:noProof/>
          </w:rPr>
          <w:t>4</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40208B">
              <w:rPr>
                <w:noProof/>
              </w:rPr>
              <w:t>[4]</w:t>
            </w:r>
          </w:fldSimple>
        </w:sdtContent>
      </w:sdt>
      <w:r w:rsidR="001948C8">
        <w:t>.</w:t>
      </w:r>
    </w:p>
    <w:p w:rsidR="00C1695F" w:rsidRPr="00C1695F" w:rsidRDefault="00C1695F" w:rsidP="001948C8">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40208B">
              <w:rPr>
                <w:noProof/>
              </w:rPr>
              <w:t>[4]</w:t>
            </w:r>
          </w:fldSimple>
        </w:sdtContent>
      </w:sdt>
      <w:r>
        <w:t>:</w:t>
      </w:r>
    </w:p>
    <w:p w:rsidR="001948C8" w:rsidRDefault="001948C8" w:rsidP="001948C8">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1948C8">
      <w:pPr>
        <w:pStyle w:val="Odstavecdal"/>
      </w:pPr>
      <w:r w:rsidRPr="00880F59">
        <w:rPr>
          <w:i/>
        </w:rPr>
        <w:t>SmallDEVS</w:t>
      </w:r>
      <w:r>
        <w:t xml:space="preserve"> je tedy dynamický, objektově orientovaný jazyk s otevřenou implementací (popsáno výše v této podkapitole) založený na Zieglerově formalismu DEVS </w:t>
      </w:r>
      <w:sdt>
        <w:sdtPr>
          <w:id w:val="161457172"/>
          <w:citation/>
        </w:sdtPr>
        <w:sdtContent>
          <w:fldSimple w:instr=" CITATION Zie00 \l 1029 ">
            <w:r w:rsidR="0040208B">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1F0149">
        <w:fldChar w:fldCharType="begin"/>
      </w:r>
      <w:r w:rsidR="00305000">
        <w:instrText xml:space="preserve"> REF _Ref345678545 \r \h </w:instrText>
      </w:r>
      <w:r w:rsidR="001F0149">
        <w:fldChar w:fldCharType="separate"/>
      </w:r>
      <w:r w:rsidR="0040208B">
        <w:t>4.2</w:t>
      </w:r>
      <w:r w:rsidR="001F0149">
        <w:fldChar w:fldCharType="end"/>
      </w:r>
      <w:r w:rsidR="00305000">
        <w:t>).</w:t>
      </w:r>
    </w:p>
    <w:p w:rsidR="001948C8" w:rsidRDefault="001948C8" w:rsidP="001948C8">
      <w:pPr>
        <w:pStyle w:val="Odstavecdal"/>
        <w:keepNext/>
        <w:ind w:firstLine="0"/>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2" cstate="print"/>
                    <a:stretch>
                      <a:fillRect/>
                    </a:stretch>
                  </pic:blipFill>
                  <pic:spPr>
                    <a:xfrm>
                      <a:off x="0" y="0"/>
                      <a:ext cx="5715000" cy="3272155"/>
                    </a:xfrm>
                    <a:prstGeom prst="rect">
                      <a:avLst/>
                    </a:prstGeom>
                  </pic:spPr>
                </pic:pic>
              </a:graphicData>
            </a:graphic>
          </wp:inline>
        </w:drawing>
      </w:r>
    </w:p>
    <w:p w:rsidR="001948C8" w:rsidRDefault="00B053FD" w:rsidP="00FB7E8F">
      <w:pPr>
        <w:pStyle w:val="Titulek"/>
      </w:pPr>
      <w:bookmarkStart w:id="48" w:name="_Ref355891873"/>
      <w:r>
        <w:t>Obr.</w:t>
      </w:r>
      <w:r w:rsidR="001948C8">
        <w:t xml:space="preserve"> </w:t>
      </w:r>
      <w:fldSimple w:instr=" STYLEREF 1 \s ">
        <w:r w:rsidR="0040208B">
          <w:rPr>
            <w:noProof/>
          </w:rPr>
          <w:t>4</w:t>
        </w:r>
      </w:fldSimple>
      <w:r w:rsidR="00430CE8">
        <w:t>.</w:t>
      </w:r>
      <w:fldSimple w:instr=" SEQ Obrázek \* ARABIC \s 1 ">
        <w:r w:rsidR="0040208B">
          <w:rPr>
            <w:noProof/>
          </w:rPr>
          <w:t>5</w:t>
        </w:r>
      </w:fldSimple>
      <w:bookmarkEnd w:id="48"/>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40208B">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40208B">
              <w:rPr>
                <w:noProof/>
              </w:rPr>
              <w:t>[4]</w:t>
            </w:r>
          </w:fldSimple>
        </w:sdtContent>
      </w:sdt>
    </w:p>
    <w:p w:rsidR="001948C8" w:rsidRPr="00E659E9" w:rsidRDefault="001948C8" w:rsidP="001948C8">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40208B">
              <w:rPr>
                <w:noProof/>
              </w:rPr>
              <w:t>[4]</w:t>
            </w:r>
          </w:fldSimple>
        </w:sdtContent>
      </w:sdt>
    </w:p>
    <w:p w:rsidR="000A080F" w:rsidRDefault="001948C8" w:rsidP="001948C8">
      <w:pPr>
        <w:pStyle w:val="Nadpis1"/>
      </w:pPr>
      <w:r w:rsidRPr="00912EE1">
        <w:br w:type="page"/>
      </w:r>
      <w:bookmarkStart w:id="49" w:name="_Toc101325795"/>
      <w:bookmarkStart w:id="50" w:name="_Toc215678063"/>
      <w:bookmarkStart w:id="51" w:name="_Toc343033301"/>
      <w:bookmarkStart w:id="52" w:name="_Toc355915069"/>
      <w:r w:rsidR="000A080F">
        <w:lastRenderedPageBreak/>
        <w:t>Specifikace Konferenčního systém</w:t>
      </w:r>
      <w:r w:rsidR="00772A6C">
        <w:t>u</w:t>
      </w:r>
      <w:bookmarkEnd w:id="52"/>
    </w:p>
    <w:p w:rsidR="002757FF" w:rsidRDefault="00772A6C" w:rsidP="00F34701">
      <w:pPr>
        <w:pStyle w:val="Odstavecprvn"/>
      </w:pPr>
      <w:r>
        <w:t>Nyní se již dostáváme k aplikaci modelem řízeného návrhu na případové studii Konferenčního systému.</w:t>
      </w:r>
      <w:r w:rsidR="002757FF">
        <w:t xml:space="preserve"> V následujících podkapitolách si představíme požadovaný systém ve formě neformální specifikace, analýzy požadavků a diagramu př</w:t>
      </w:r>
      <w:r w:rsidR="00F34701">
        <w:t>ípadů užití. Systém slouží pro demonstraci modelem řízeného návrhu, proto se nevyžaduje jeho komplexnost a přesnost zpracování.</w:t>
      </w:r>
    </w:p>
    <w:p w:rsidR="00F34701" w:rsidRDefault="00F34701" w:rsidP="00E51ABF">
      <w:pPr>
        <w:pStyle w:val="Nadpis2"/>
      </w:pPr>
      <w:bookmarkStart w:id="53" w:name="_Toc355915070"/>
      <w:commentRangeStart w:id="54"/>
      <w:r>
        <w:t>Neformální specifikace</w:t>
      </w:r>
      <w:commentRangeEnd w:id="54"/>
      <w:r w:rsidR="00BE7D21">
        <w:rPr>
          <w:rStyle w:val="Odkaznakoment"/>
          <w:rFonts w:cs="Times New Roman"/>
          <w:b w:val="0"/>
          <w:bCs w:val="0"/>
          <w:iCs w:val="0"/>
        </w:rPr>
        <w:commentReference w:id="54"/>
      </w:r>
      <w:bookmarkEnd w:id="53"/>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samostatná aplikace, která bude komunikovat s</w:t>
      </w:r>
      <w:r>
        <w:t xml:space="preserve"> modelem systému</w:t>
      </w:r>
      <w:r w:rsidR="00F34701" w:rsidRPr="00F34701">
        <w:t>, od něhož obdrží potřebné informace. Systém by měl být intuitivní, vzhledově příjemný a uživatelsky přívětivý. Dále také dobře implementovaný, jednoduše udržovatelný a upravovatelný</w:t>
      </w:r>
      <w:r w:rsidR="00AD4B9D">
        <w:t>.</w:t>
      </w:r>
    </w:p>
    <w:p w:rsidR="00F34701" w:rsidRPr="00430CE8" w:rsidRDefault="00F34701" w:rsidP="00430CE8">
      <w:pPr>
        <w:pStyle w:val="Nadpis3"/>
      </w:pPr>
      <w:bookmarkStart w:id="55" w:name="_Toc355915071"/>
      <w:r w:rsidRPr="00430CE8">
        <w:t>Analýza požadavků</w:t>
      </w:r>
      <w:bookmarkEnd w:id="55"/>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430CE8" w:rsidRPr="00430CE8"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 xml:space="preserve">na </w:t>
      </w:r>
      <w:r w:rsidR="00A840BA">
        <w:fldChar w:fldCharType="begin"/>
      </w:r>
      <w:r w:rsidR="00A840BA">
        <w:instrText xml:space="preserve"> REF _Ref355915704 \h </w:instrText>
      </w:r>
      <w:r w:rsidR="00A840BA">
        <w:fldChar w:fldCharType="separate"/>
      </w:r>
      <w:r w:rsidR="00A840BA">
        <w:t xml:space="preserve">Obr. </w:t>
      </w:r>
      <w:r w:rsidR="00A840BA">
        <w:rPr>
          <w:noProof/>
        </w:rPr>
        <w:t>5</w:t>
      </w:r>
      <w:r w:rsidR="00A840BA">
        <w:t>.</w:t>
      </w:r>
      <w:r w:rsidR="00A840BA">
        <w:rPr>
          <w:noProof/>
        </w:rPr>
        <w:t>1</w:t>
      </w:r>
      <w:r w:rsidR="00A840BA">
        <w:fldChar w:fldCharType="end"/>
      </w:r>
      <w:r w:rsidR="00A840BA">
        <w:t xml:space="preserve"> </w:t>
      </w:r>
      <w:r w:rsidRPr="00F34701">
        <w:t>zachycuje případy užití asociované s výše popsanými aktéry.</w:t>
      </w:r>
      <w:r w:rsidR="00A840BA">
        <w:t xml:space="preserve">  </w:t>
      </w:r>
      <w:r w:rsidR="00430CE8">
        <w:t>Diagram případů užití je diagram jazyka UML, který modeluje rozvržení aktérů v systému a jejich možné akce nad systémem.</w:t>
      </w:r>
      <w:r w:rsidR="00A840BA">
        <w:t xml:space="preserve"> </w:t>
      </w:r>
      <w:r w:rsidR="00257A92" w:rsidRPr="00F34701">
        <w:t>Některé případy užití pokrývají několik samostatných případů užití, ale jejich zobrazení v diagramu by diagram ztratil na přehlednosti. Jedná se především o CRUD akce.</w:t>
      </w:r>
    </w:p>
    <w:p w:rsidR="00430CE8" w:rsidRDefault="00F34701" w:rsidP="00430CE8">
      <w:pPr>
        <w:pStyle w:val="Titulek"/>
        <w:keepNext/>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3" cstate="print"/>
                    <a:stretch>
                      <a:fillRect/>
                    </a:stretch>
                  </pic:blipFill>
                  <pic:spPr>
                    <a:xfrm>
                      <a:off x="0" y="0"/>
                      <a:ext cx="5276847" cy="5295900"/>
                    </a:xfrm>
                    <a:prstGeom prst="rect">
                      <a:avLst/>
                    </a:prstGeom>
                  </pic:spPr>
                </pic:pic>
              </a:graphicData>
            </a:graphic>
          </wp:inline>
        </w:drawing>
      </w:r>
    </w:p>
    <w:p w:rsidR="00257A92" w:rsidRDefault="0040208B" w:rsidP="00257A92">
      <w:pPr>
        <w:pStyle w:val="Titulek"/>
      </w:pPr>
      <w:bookmarkStart w:id="56" w:name="_Ref355915704"/>
      <w:r>
        <w:t xml:space="preserve">Obr. </w:t>
      </w:r>
      <w:fldSimple w:instr=" STYLEREF 1 \s ">
        <w:r>
          <w:rPr>
            <w:noProof/>
          </w:rPr>
          <w:t>5</w:t>
        </w:r>
      </w:fldSimple>
      <w:r w:rsidR="00430CE8">
        <w:t>.</w:t>
      </w:r>
      <w:fldSimple w:instr=" SEQ Obrázek \* ARABIC \s 1 ">
        <w:r>
          <w:rPr>
            <w:noProof/>
          </w:rPr>
          <w:t>1</w:t>
        </w:r>
      </w:fldSimple>
      <w:bookmarkEnd w:id="56"/>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57" w:name="_Ref355912742"/>
      <w:bookmarkStart w:id="58" w:name="_Ref355912747"/>
      <w:bookmarkStart w:id="59" w:name="_Toc355915073"/>
      <w:r>
        <w:lastRenderedPageBreak/>
        <w:t>Realizace modelu konferenčního systému</w:t>
      </w:r>
      <w:bookmarkEnd w:id="57"/>
      <w:bookmarkEnd w:id="58"/>
      <w:bookmarkEnd w:id="59"/>
    </w:p>
    <w:p w:rsidR="00B05C27" w:rsidRDefault="0050085F" w:rsidP="00A5098F">
      <w:pPr>
        <w:pStyle w:val="Odstavecprvn"/>
      </w:pPr>
      <w:r>
        <w:t xml:space="preserve">V této kapitole si ukážeme samotnou realizaci systému. </w:t>
      </w:r>
      <w:r w:rsidR="00E51ABF">
        <w:t>Pro shrnutí si připomeňme, že systém bude modelován formalismem OOPN v nástroji PNtalk, který byl integrován do implementace jazyka S</w:t>
      </w:r>
      <w:r>
        <w:t xml:space="preserve">malltalk, která je zvaná Squeak. </w:t>
      </w:r>
      <w:r w:rsidR="00B05C27">
        <w:t>Implementaci celého systému může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u systému v OOPN. Kromě tohoto modelu systému budeme potřebo</w:t>
      </w:r>
      <w:r w:rsidR="00A5098F">
        <w:t xml:space="preserve">vat implementovat obslužné sítě, přes které bude probíhat komunikace uživatelského rozhraní se samotným modelem. V další fázi provedeme testování systému, které popisuje kapitola </w:t>
      </w:r>
      <w:r w:rsidR="001F0149">
        <w:fldChar w:fldCharType="begin"/>
      </w:r>
      <w:r w:rsidR="00A5098F">
        <w:instrText xml:space="preserve"> REF _Ref355886183 \r \h </w:instrText>
      </w:r>
      <w:r w:rsidR="001F0149">
        <w:fldChar w:fldCharType="separate"/>
      </w:r>
      <w:r w:rsidR="0040208B">
        <w:t>7</w:t>
      </w:r>
      <w:r w:rsidR="001F0149">
        <w:fldChar w:fldCharType="end"/>
      </w:r>
      <w:r w:rsidR="00A5098F">
        <w:t xml:space="preserve">. Nakonec vytvoříme jednoduché uživatelské rozhraní, popsané v kapitole </w:t>
      </w:r>
      <w:r w:rsidR="001F0149">
        <w:fldChar w:fldCharType="begin"/>
      </w:r>
      <w:r w:rsidR="00A5098F">
        <w:instrText xml:space="preserve"> REF _Ref355886355 \r \h </w:instrText>
      </w:r>
      <w:r w:rsidR="001F0149">
        <w:fldChar w:fldCharType="separate"/>
      </w:r>
      <w:r w:rsidR="0040208B">
        <w:t>8</w:t>
      </w:r>
      <w:r w:rsidR="001F0149">
        <w:fldChar w:fldCharType="end"/>
      </w:r>
      <w:r w:rsidR="00A5098F">
        <w:t>.</w:t>
      </w:r>
    </w:p>
    <w:p w:rsidR="002A659C" w:rsidRPr="002A659C" w:rsidRDefault="002A659C" w:rsidP="002A659C">
      <w:pPr>
        <w:pStyle w:val="Odstavecdal"/>
      </w:pPr>
      <w:commentRangeStart w:id="60"/>
      <w:r>
        <w:t>Pro možnost pozdějšího využití výsledků práce v jiných rozšiřujících projektech, nebo studiích, budou zdrojové kódy modelu, uživatelské prostředí a diagramy psány v anglickém jazyce.</w:t>
      </w:r>
      <w:commentRangeEnd w:id="60"/>
      <w:r>
        <w:rPr>
          <w:rStyle w:val="Odkaznakoment"/>
        </w:rPr>
        <w:commentReference w:id="60"/>
      </w:r>
    </w:p>
    <w:p w:rsidR="00A01228" w:rsidRDefault="00A01228" w:rsidP="00A01228">
      <w:pPr>
        <w:pStyle w:val="Nadpis2"/>
      </w:pPr>
      <w:bookmarkStart w:id="61" w:name="_Toc355915074"/>
      <w:r>
        <w:t>Návrh tříd</w:t>
      </w:r>
      <w:bookmarkEnd w:id="61"/>
    </w:p>
    <w:p w:rsidR="00CE5D51" w:rsidRDefault="001D0FDD" w:rsidP="00CE5D51">
      <w:pPr>
        <w:pStyle w:val="Odstavecprvn"/>
      </w:pPr>
      <w:r>
        <w:t xml:space="preserve">Pro návrh tříd využijeme </w:t>
      </w:r>
      <w:r w:rsidR="00A5098F">
        <w:t>diagram</w:t>
      </w:r>
      <w:r>
        <w:t xml:space="preserve"> tříd</w:t>
      </w:r>
      <w:r w:rsidR="00A5098F">
        <w:t xml:space="preserve"> modelovacího jazyka UML 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 Konferenčního systému.</w:t>
      </w:r>
    </w:p>
    <w:p w:rsidR="00CE5D51" w:rsidRDefault="00367CA9" w:rsidP="00CE5D51">
      <w:pPr>
        <w:pStyle w:val="Odstavecdal"/>
      </w:pPr>
      <w:r>
        <w:fldChar w:fldCharType="begin"/>
      </w:r>
      <w:r>
        <w:instrText xml:space="preserve"> REF _Ref355900773 \h </w:instrText>
      </w:r>
      <w:r>
        <w:fldChar w:fldCharType="separate"/>
      </w:r>
      <w:r w:rsidR="0040208B">
        <w:t xml:space="preserve">Obr. </w:t>
      </w:r>
      <w:r w:rsidR="0040208B">
        <w:rPr>
          <w:noProof/>
        </w:rPr>
        <w:t>6</w:t>
      </w:r>
      <w:r w:rsidR="0040208B">
        <w:t>.</w:t>
      </w:r>
      <w:r w:rsidR="0040208B">
        <w:rPr>
          <w:noProof/>
        </w:rPr>
        <w:t>1</w:t>
      </w:r>
      <w:r>
        <w:fldChar w:fldCharType="end"/>
      </w:r>
      <w:r>
        <w:t xml:space="preserve"> </w:t>
      </w:r>
      <w:r w:rsidR="00CE5D51">
        <w:t xml:space="preserve">zobrazuje odpovídající konceptuální diagram tříd. Je zde vidět propojení jednotlivých tříd, respektive vazby jednotlivých objektů. Na obrázku můžeme vidět, že třída </w:t>
      </w:r>
      <w:r w:rsidR="00CE5D51" w:rsidRPr="008B0BB8">
        <w:rPr>
          <w:i/>
        </w:rPr>
        <w:t>Conference</w:t>
      </w:r>
      <w:r w:rsidR="00CE5D51">
        <w:t xml:space="preserve"> (dále konference) kromě svého názvu a popisu bude obsahovat bude obsahovat maximálně jednu referenci na objekt třídy </w:t>
      </w:r>
      <w:r w:rsidR="00CE5D51">
        <w:rPr>
          <w:i/>
        </w:rPr>
        <w:t>Location</w:t>
      </w:r>
      <w:r w:rsidR="00CE5D51">
        <w:t xml:space="preserve"> (dále místo), který svým jménem, adresou a kapacitou určuje místo, kde bude konference probíhat. Konference má také vazby na objekty tříd </w:t>
      </w:r>
      <w:r w:rsidR="00CE5D51">
        <w:rPr>
          <w:i/>
        </w:rPr>
        <w:t>Paper</w:t>
      </w:r>
      <w:r w:rsidR="00CE5D51">
        <w:t xml:space="preserve"> (dále článek) a </w:t>
      </w:r>
      <w:r w:rsidR="00CE5D51">
        <w:rPr>
          <w:i/>
        </w:rPr>
        <w:t>Member</w:t>
      </w:r>
      <w:r w:rsidR="00CE5D51">
        <w:t xml:space="preserve"> (dále účastník) s násobností 0..*, což znamená, že počet objektů, které budou náležet konferenci není nijak omezen. Naopak objekt třídy </w:t>
      </w:r>
      <w:r w:rsidR="00CE5D51">
        <w:rPr>
          <w:i/>
        </w:rPr>
        <w:t>Paper</w:t>
      </w:r>
      <w:r w:rsidR="00CE5D51">
        <w:t xml:space="preserve"> patří vždy do alespoň jedné konference, má alespoň jednoho autora (instance třídy </w:t>
      </w:r>
      <w:r w:rsidR="00CE5D51">
        <w:rPr>
          <w:i/>
        </w:rPr>
        <w:t>Member</w:t>
      </w:r>
      <w:r w:rsidR="00CE5D51">
        <w:t xml:space="preserve">) a může obsahovat 0..* recenzí (instance třídy </w:t>
      </w:r>
      <w:r w:rsidR="00CE5D51">
        <w:rPr>
          <w:i/>
        </w:rPr>
        <w:t>Review</w:t>
      </w:r>
      <w:r w:rsidR="00CE5D51">
        <w:t xml:space="preserve">). Objekt třídy </w:t>
      </w:r>
      <w:r w:rsidR="00CE5D51">
        <w:rPr>
          <w:i/>
        </w:rPr>
        <w:t>Review</w:t>
      </w:r>
      <w:r w:rsidR="00CE5D51">
        <w:t xml:space="preserve"> (dále recenze) tak vždy náleží jednomu článku a má jednoho autora. Nakonec účastník konference, jakožto objekt třídy </w:t>
      </w:r>
      <w:r w:rsidR="00CE5D51" w:rsidRPr="00CE5D51">
        <w:rPr>
          <w:i/>
        </w:rPr>
        <w:t>Member</w:t>
      </w:r>
      <w:r w:rsidR="00CE5D51">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5098F" w:rsidRDefault="000F23A8" w:rsidP="00AE5348">
      <w:pPr>
        <w:pStyle w:val="Odstavecdal"/>
      </w:pPr>
      <w:r>
        <w:t xml:space="preserve">Takto je znázorněn datový model systému. Nad tímto modelem vytvoříme již dříve zmiňované obslužné sítě, o kterých si povíme v kapitole </w:t>
      </w:r>
      <w:r w:rsidR="007D197C">
        <w:fldChar w:fldCharType="begin"/>
      </w:r>
      <w:r w:rsidR="007D197C">
        <w:instrText xml:space="preserve"> REF _Ref355900583 \r \h </w:instrText>
      </w:r>
      <w:r w:rsidR="007D197C">
        <w:fldChar w:fldCharType="separate"/>
      </w:r>
      <w:r w:rsidR="0040208B">
        <w:t>8.1</w:t>
      </w:r>
      <w:r w:rsidR="007D197C">
        <w:fldChar w:fldCharType="end"/>
      </w:r>
      <w:r w:rsidR="007D197C">
        <w:t>.</w:t>
      </w:r>
    </w:p>
    <w:p w:rsidR="00AE5348" w:rsidRDefault="00AE5348" w:rsidP="00AE5348">
      <w:pPr>
        <w:pStyle w:val="Titulek"/>
        <w:keepNext/>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4" cstate="print"/>
                    <a:stretch>
                      <a:fillRect/>
                    </a:stretch>
                  </pic:blipFill>
                  <pic:spPr>
                    <a:xfrm>
                      <a:off x="0" y="0"/>
                      <a:ext cx="5533025" cy="2275200"/>
                    </a:xfrm>
                    <a:prstGeom prst="rect">
                      <a:avLst/>
                    </a:prstGeom>
                  </pic:spPr>
                </pic:pic>
              </a:graphicData>
            </a:graphic>
          </wp:inline>
        </w:drawing>
      </w:r>
    </w:p>
    <w:p w:rsidR="00AE5348" w:rsidRDefault="00AE5348" w:rsidP="00AE5348">
      <w:pPr>
        <w:pStyle w:val="Titulek"/>
      </w:pPr>
      <w:bookmarkStart w:id="62" w:name="_Ref355900773"/>
      <w:r>
        <w:t xml:space="preserve">Obr. </w:t>
      </w:r>
      <w:fldSimple w:instr=" STYLEREF 1 \s ">
        <w:r w:rsidR="0040208B">
          <w:rPr>
            <w:noProof/>
          </w:rPr>
          <w:t>6</w:t>
        </w:r>
      </w:fldSimple>
      <w:r w:rsidR="00430CE8">
        <w:t>.</w:t>
      </w:r>
      <w:fldSimple w:instr=" SEQ Obrázek \* ARABIC \s 1 ">
        <w:r w:rsidR="0040208B">
          <w:rPr>
            <w:noProof/>
          </w:rPr>
          <w:t>1</w:t>
        </w:r>
      </w:fldSimple>
      <w:bookmarkEnd w:id="62"/>
      <w:r>
        <w:t xml:space="preserve"> </w:t>
      </w:r>
      <w:r w:rsidRPr="008756AD">
        <w:t>Konceptuální diagram tříd znázorňující vazby mezi objekty systému.</w:t>
      </w:r>
    </w:p>
    <w:p w:rsidR="00AE5348" w:rsidRPr="00AE5348" w:rsidRDefault="00AE5348" w:rsidP="00AE5348"/>
    <w:p w:rsidR="00A01228" w:rsidRDefault="00A01228" w:rsidP="00941D3D">
      <w:pPr>
        <w:pStyle w:val="Nadpis2"/>
      </w:pPr>
      <w:bookmarkStart w:id="63" w:name="_Toc355915075"/>
      <w:r>
        <w:t>Konverze diagramu tříd do objekto</w:t>
      </w:r>
      <w:r w:rsidR="0057294C">
        <w:t>vě or</w:t>
      </w:r>
      <w:r>
        <w:t>ientovaných Petriho sítí</w:t>
      </w:r>
      <w:bookmarkEnd w:id="63"/>
    </w:p>
    <w:p w:rsidR="00B620DA" w:rsidRDefault="00B620DA" w:rsidP="00B620DA">
      <w:pPr>
        <w:pStyle w:val="Odstavecprvn"/>
      </w:pPr>
      <w:r>
        <w:t>Podle diagramu tříd z předchozí podkapitoly nyní vytvoříme definici tříd v OOPN. U jednotlivých tříd si vysvětlíme význam vytvářených míst, přechodů, synchronních portů a metod. Následující definice nebudou kvůli jednoduchosti a čitelnosti přesně odpovídat implementovaným třídám, avšak bude zde zachyceno vše podstatné.</w:t>
      </w:r>
      <w:r w:rsidR="005F52E0">
        <w:t xml:space="preserve"> Definice tříd budou hojně znázorňovány diagramy, neboť grafická reprezentace OOPN je výstižnější a pro čtenáře </w:t>
      </w:r>
      <w:r w:rsidR="00A86B35">
        <w:t>pří</w:t>
      </w:r>
      <w:r w:rsidR="005F52E0">
        <w:t>větivější.</w:t>
      </w:r>
    </w:p>
    <w:p w:rsidR="00466775" w:rsidRDefault="00466775" w:rsidP="00466775">
      <w:pPr>
        <w:pStyle w:val="Odstavecdal"/>
      </w:pPr>
      <w:r>
        <w:t>Připomeňme, že místa v sítích OOPN značí privátní atributy objektu, které lze pomocí synchronních portů, nebo getterů a setterů</w:t>
      </w:r>
      <w:r w:rsidR="0073286D">
        <w:rPr>
          <w:rStyle w:val="Znakapoznpodarou"/>
        </w:rPr>
        <w:footnoteReference w:id="1"/>
      </w:r>
      <w:r w:rsidR="00B94412">
        <w:t xml:space="preserve"> zpřístupnit jako veřejné.</w:t>
      </w:r>
    </w:p>
    <w:p w:rsidR="00B94412" w:rsidRDefault="00B94412" w:rsidP="00466775">
      <w:pPr>
        <w:pStyle w:val="Odstavecdal"/>
      </w:pPr>
      <w:r>
        <w:t>** ukázka getterů a setterů</w:t>
      </w:r>
      <w:r w:rsidR="005A72AE">
        <w:t>, dle borca? nebo svoje?</w:t>
      </w:r>
    </w:p>
    <w:p w:rsidR="00B94412" w:rsidRPr="00466775" w:rsidRDefault="00B94412" w:rsidP="00466775">
      <w:pPr>
        <w:pStyle w:val="Odstavecdal"/>
      </w:pPr>
      <w:r>
        <w:t>** ukázka foreach zde, nebo až v kapitole testování, pro které jsem to tvořil</w:t>
      </w:r>
    </w:p>
    <w:p w:rsidR="00B620DA" w:rsidRDefault="00B620DA" w:rsidP="00B620DA">
      <w:pPr>
        <w:pStyle w:val="Nadpis3"/>
      </w:pPr>
      <w:bookmarkStart w:id="64" w:name="_Toc355915076"/>
      <w:r>
        <w:t>Conference</w:t>
      </w:r>
      <w:bookmarkEnd w:id="64"/>
    </w:p>
    <w:p w:rsidR="00CA07E7" w:rsidRPr="00B51437" w:rsidRDefault="00B51437" w:rsidP="00CA07E7">
      <w:pPr>
        <w:pStyle w:val="Odstavecprvn"/>
      </w:pPr>
      <w:r>
        <w:t xml:space="preserve">Třída </w:t>
      </w:r>
      <w:r>
        <w:rPr>
          <w:i/>
        </w:rPr>
        <w:t>Conference</w:t>
      </w:r>
      <w:r>
        <w:t xml:space="preserve"> implementuje model konference tak, jak ho specifikace vyžaduje. Atributy konference </w:t>
      </w:r>
    </w:p>
    <w:p w:rsidR="00B620DA" w:rsidRDefault="00B620DA" w:rsidP="00B620DA">
      <w:pPr>
        <w:pStyle w:val="Nadpis3"/>
      </w:pPr>
      <w:bookmarkStart w:id="65" w:name="_Toc355915077"/>
      <w:r>
        <w:lastRenderedPageBreak/>
        <w:t>Location</w:t>
      </w:r>
      <w:bookmarkEnd w:id="65"/>
    </w:p>
    <w:p w:rsidR="00383EC2" w:rsidRPr="00DD5FC7" w:rsidRDefault="00466775" w:rsidP="00DD5FC7">
      <w:pPr>
        <w:pStyle w:val="Odstavecprvn"/>
        <w:jc w:val="left"/>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73286D">
        <w:t xml:space="preserve">Její atributy </w:t>
      </w:r>
      <w:r w:rsidR="0073286D">
        <w:rPr>
          <w:rFonts w:ascii="Courier New" w:hAnsi="Courier New" w:cs="Courier New"/>
        </w:rPr>
        <w:t>address, capacity</w:t>
      </w:r>
      <w:r w:rsidR="0073286D">
        <w:t xml:space="preserve"> a </w:t>
      </w:r>
      <w:r w:rsidR="0073286D">
        <w:rPr>
          <w:rFonts w:ascii="Courier New" w:hAnsi="Courier New" w:cs="Courier New"/>
        </w:rPr>
        <w:t>name</w:t>
      </w:r>
      <w:r w:rsidR="0073286D">
        <w:t xml:space="preserve"> určují adresu místa, jeho kapacitu a pojmenování. Všechny atributy jsou přes synchronní port veřejně přístupné a jsou pro ně vytvořeny settery.</w:t>
      </w:r>
      <w:r w:rsidR="00DD5FC7">
        <w:t xml:space="preserve"> Objektovou síť třídy </w:t>
      </w:r>
      <w:r w:rsidR="00DD5FC7">
        <w:rPr>
          <w:i/>
        </w:rPr>
        <w:t>Location</w:t>
      </w:r>
      <w:r w:rsidR="001561E0">
        <w:t xml:space="preserve"> vidíme na Obr. *1</w:t>
      </w:r>
      <w:r w:rsidR="00DD5FC7">
        <w:t xml:space="preserve"> a jeden ze tří </w:t>
      </w:r>
      <w:r w:rsidR="001561E0">
        <w:t>setterů na Obr. *2</w:t>
      </w:r>
      <w:r w:rsidR="00D65593">
        <w:t>, ty ostatní jsou analogicky vytvořené pro jiné atributy.</w:t>
      </w:r>
    </w:p>
    <w:p w:rsidR="00DD5FC7" w:rsidRDefault="001561E0" w:rsidP="00DD5FC7">
      <w:pPr>
        <w:pStyle w:val="Odstavecdal"/>
      </w:pPr>
      <w:r>
        <w:t>*1</w:t>
      </w:r>
      <w:r w:rsidR="00DD5FC7">
        <w:t xml:space="preserve"> obrázek sítě</w:t>
      </w:r>
    </w:p>
    <w:p w:rsidR="00DD5FC7" w:rsidRPr="00DD5FC7" w:rsidRDefault="001561E0" w:rsidP="00DD5FC7">
      <w:pPr>
        <w:pStyle w:val="Odstavecdal"/>
      </w:pPr>
      <w:r>
        <w:t>*2</w:t>
      </w:r>
      <w:r w:rsidR="00DD5FC7">
        <w:t xml:space="preserve"> obrázek jednoho setteru</w:t>
      </w:r>
    </w:p>
    <w:p w:rsidR="00B620DA" w:rsidRDefault="00B620DA" w:rsidP="00B620DA">
      <w:pPr>
        <w:pStyle w:val="Nadpis3"/>
      </w:pPr>
      <w:bookmarkStart w:id="66" w:name="_Toc355915078"/>
      <w:r>
        <w:t>Member</w:t>
      </w:r>
      <w:bookmarkEnd w:id="66"/>
    </w:p>
    <w:p w:rsidR="00B620DA" w:rsidRDefault="00B620DA" w:rsidP="00B620DA">
      <w:pPr>
        <w:pStyle w:val="Nadpis3"/>
      </w:pPr>
      <w:bookmarkStart w:id="67" w:name="_Toc355915079"/>
      <w:r>
        <w:t>Paper</w:t>
      </w:r>
      <w:bookmarkEnd w:id="67"/>
    </w:p>
    <w:p w:rsidR="00B620DA" w:rsidRPr="00B620DA" w:rsidRDefault="00B620DA" w:rsidP="00B620DA">
      <w:pPr>
        <w:pStyle w:val="Nadpis3"/>
      </w:pPr>
      <w:bookmarkStart w:id="68" w:name="_Toc355915080"/>
      <w:r>
        <w:t>Review</w:t>
      </w:r>
      <w:bookmarkEnd w:id="68"/>
    </w:p>
    <w:p w:rsidR="00B620DA" w:rsidRPr="00B620DA" w:rsidRDefault="00B620DA" w:rsidP="00B620DA">
      <w:pPr>
        <w:spacing w:line="240" w:lineRule="auto"/>
      </w:pPr>
      <w:r>
        <w:br w:type="page"/>
      </w:r>
    </w:p>
    <w:p w:rsidR="00A01228" w:rsidRDefault="00A01228" w:rsidP="001948C8">
      <w:pPr>
        <w:pStyle w:val="Nadpis1"/>
      </w:pPr>
      <w:bookmarkStart w:id="69" w:name="_Ref355886177"/>
      <w:bookmarkStart w:id="70" w:name="_Ref355886183"/>
      <w:bookmarkStart w:id="71" w:name="_Toc355915081"/>
      <w:r>
        <w:lastRenderedPageBreak/>
        <w:t>Testování/simulace</w:t>
      </w:r>
      <w:bookmarkEnd w:id="69"/>
      <w:bookmarkEnd w:id="70"/>
      <w:bookmarkEnd w:id="71"/>
    </w:p>
    <w:p w:rsidR="00A01228" w:rsidRDefault="00A01228" w:rsidP="00A01228">
      <w:pPr>
        <w:pStyle w:val="Nadpis2"/>
      </w:pPr>
      <w:bookmarkStart w:id="72" w:name="_Toc355915082"/>
      <w:r>
        <w:t>Návrh testů</w:t>
      </w:r>
      <w:bookmarkEnd w:id="72"/>
    </w:p>
    <w:p w:rsidR="00A01228" w:rsidRDefault="00A01228" w:rsidP="00A01228">
      <w:pPr>
        <w:pStyle w:val="Nadpis2"/>
      </w:pPr>
      <w:bookmarkStart w:id="73" w:name="_Toc355915083"/>
      <w:r>
        <w:t>Výsledky testů</w:t>
      </w:r>
      <w:bookmarkEnd w:id="73"/>
    </w:p>
    <w:p w:rsidR="00941D3D" w:rsidRDefault="00941D3D">
      <w:pPr>
        <w:spacing w:line="240" w:lineRule="auto"/>
      </w:pPr>
      <w:r>
        <w:br w:type="page"/>
      </w:r>
    </w:p>
    <w:p w:rsidR="00941D3D" w:rsidRDefault="00941D3D" w:rsidP="00941D3D">
      <w:pPr>
        <w:pStyle w:val="Nadpis1"/>
      </w:pPr>
      <w:bookmarkStart w:id="74" w:name="_Ref355886355"/>
      <w:bookmarkStart w:id="75" w:name="_Toc355915084"/>
      <w:r>
        <w:lastRenderedPageBreak/>
        <w:t>Napojení uživatelského rozhraní</w:t>
      </w:r>
      <w:bookmarkEnd w:id="74"/>
      <w:bookmarkEnd w:id="75"/>
    </w:p>
    <w:p w:rsidR="005148D9" w:rsidRDefault="005148D9" w:rsidP="005148D9">
      <w:pPr>
        <w:pStyle w:val="Odstavecprvn"/>
      </w:pPr>
      <w:r>
        <w:t>Něco o Seaside a že systém bude přístupný jako webová aplikace. Potom pár řádku o MVC, protože máme podobnou architekturu.</w:t>
      </w:r>
    </w:p>
    <w:p w:rsidR="005148D9" w:rsidRDefault="005148D9" w:rsidP="005148D9">
      <w:pPr>
        <w:pStyle w:val="Odstavecdal"/>
      </w:pPr>
      <w:r>
        <w:t xml:space="preserve">Architektura aplikace bude připomínat architekturu </w:t>
      </w:r>
      <w:r w:rsidRPr="00DD5FC7">
        <w:rPr>
          <w:i/>
        </w:rPr>
        <w:t>Model View Contro</w:t>
      </w:r>
      <w:r>
        <w:rPr>
          <w:i/>
        </w:rPr>
        <w:t>l</w:t>
      </w:r>
      <w:r w:rsidRPr="00DD5FC7">
        <w:rPr>
          <w:i/>
        </w:rPr>
        <w:t>ler</w:t>
      </w:r>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B31A5A">
        <w:t xml:space="preserve">budou jednotlivé vrstvy zastoupeny následovně. Vrstvu </w:t>
      </w:r>
      <w:r w:rsidR="00B31A5A">
        <w:rPr>
          <w:i/>
        </w:rPr>
        <w:t>Model</w:t>
      </w:r>
      <w:r w:rsidR="00B31A5A">
        <w:t xml:space="preserve"> představuje datový model systému představený v kapitole </w:t>
      </w:r>
      <w:r w:rsidR="00B31A5A">
        <w:fldChar w:fldCharType="begin"/>
      </w:r>
      <w:r w:rsidR="00B31A5A">
        <w:instrText xml:space="preserve"> REF _Ref355912747 \r \h </w:instrText>
      </w:r>
      <w:r w:rsidR="00B31A5A">
        <w:fldChar w:fldCharType="separate"/>
      </w:r>
      <w:r w:rsidR="0040208B">
        <w:t>6</w:t>
      </w:r>
      <w:r w:rsidR="00B31A5A">
        <w:fldChar w:fldCharType="end"/>
      </w:r>
      <w:r w:rsidR="00B31A5A">
        <w:t xml:space="preserve">. Vrstvu </w:t>
      </w:r>
      <w:r w:rsidR="00B31A5A">
        <w:rPr>
          <w:i/>
        </w:rPr>
        <w:t>Controlleru</w:t>
      </w:r>
      <w:r w:rsidR="00B31A5A">
        <w:t xml:space="preserve"> budou zastávat obslužné sítě implementované v OOPN. O těchto sítích se povíme v podkapitole </w:t>
      </w:r>
      <w:r w:rsidR="00B31A5A">
        <w:fldChar w:fldCharType="begin"/>
      </w:r>
      <w:r w:rsidR="00B31A5A">
        <w:instrText xml:space="preserve"> REF _Ref355900583 \r \h </w:instrText>
      </w:r>
      <w:r w:rsidR="00B31A5A">
        <w:fldChar w:fldCharType="separate"/>
      </w:r>
      <w:r w:rsidR="0040208B">
        <w:t>8.1</w:t>
      </w:r>
      <w:r w:rsidR="00B31A5A">
        <w:fldChar w:fldCharType="end"/>
      </w:r>
      <w:r w:rsidR="00B31A5A">
        <w:t xml:space="preserve">. </w:t>
      </w:r>
      <w:r w:rsidR="007A798E">
        <w:t xml:space="preserve">Zbývá už jenom definovat vrstvu </w:t>
      </w:r>
      <w:r w:rsidR="007A798E">
        <w:rPr>
          <w:i/>
        </w:rPr>
        <w:t>View</w:t>
      </w:r>
      <w:r w:rsidR="007A798E">
        <w:t xml:space="preserve">, kterou budeme implementovat pomocí frameworku Seaside a představíme si ji </w:t>
      </w:r>
      <w:r w:rsidR="007A798E" w:rsidRPr="007A798E">
        <w:t>v</w:t>
      </w:r>
      <w:r w:rsidR="007A798E">
        <w:t> </w:t>
      </w:r>
      <w:r w:rsidR="007A798E" w:rsidRPr="007A798E">
        <w:t>podkapitole</w:t>
      </w:r>
      <w:r w:rsidR="00E1064A">
        <w:t xml:space="preserve"> </w:t>
      </w:r>
      <w:r w:rsidR="00E1064A">
        <w:fldChar w:fldCharType="begin"/>
      </w:r>
      <w:r w:rsidR="00E1064A">
        <w:instrText xml:space="preserve"> REF _Ref355913379 \r \h </w:instrText>
      </w:r>
      <w:r w:rsidR="00E1064A">
        <w:fldChar w:fldCharType="separate"/>
      </w:r>
      <w:r w:rsidR="0040208B">
        <w:t>8.2</w:t>
      </w:r>
      <w:r w:rsidR="00E1064A">
        <w:fldChar w:fldCharType="end"/>
      </w:r>
      <w:r w:rsidR="00E1064A">
        <w:t xml:space="preserve">. V této podkapitole také uvidíme, že vrstvy </w:t>
      </w:r>
      <w:r w:rsidR="00E1064A">
        <w:rPr>
          <w:i/>
        </w:rPr>
        <w:t>View</w:t>
      </w:r>
      <w:r w:rsidR="00E1064A">
        <w:t xml:space="preserve"> a </w:t>
      </w:r>
      <w:r w:rsidR="00E1064A">
        <w:rPr>
          <w:i/>
        </w:rPr>
        <w:t>Controller</w:t>
      </w:r>
      <w:r w:rsidR="00E1064A">
        <w:t xml:space="preserve"> se nám budou mírně prolínat, zejména v komponentách editujících jednotlivé entity modelu.</w:t>
      </w:r>
    </w:p>
    <w:p w:rsidR="00941D3D" w:rsidRDefault="000F23A8" w:rsidP="007A798E">
      <w:pPr>
        <w:pStyle w:val="Nadpis2"/>
      </w:pPr>
      <w:bookmarkStart w:id="76" w:name="_Ref355900583"/>
      <w:bookmarkStart w:id="77" w:name="_Toc355915085"/>
      <w:commentRangeStart w:id="78"/>
      <w:r>
        <w:t>Obslužné sítě</w:t>
      </w:r>
      <w:bookmarkEnd w:id="76"/>
      <w:commentRangeEnd w:id="78"/>
      <w:r w:rsidR="00E1064A">
        <w:rPr>
          <w:rStyle w:val="Odkaznakoment"/>
          <w:rFonts w:cs="Times New Roman"/>
          <w:b w:val="0"/>
          <w:bCs w:val="0"/>
          <w:iCs w:val="0"/>
        </w:rPr>
        <w:commentReference w:id="78"/>
      </w:r>
      <w:bookmarkEnd w:id="77"/>
    </w:p>
    <w:p w:rsidR="007A798E" w:rsidRDefault="007A798E" w:rsidP="007A798E">
      <w:pPr>
        <w:pStyle w:val="Nadpis2"/>
      </w:pPr>
      <w:bookmarkStart w:id="79" w:name="_Ref355913379"/>
      <w:bookmarkStart w:id="80" w:name="_Toc355915086"/>
      <w:r>
        <w:t>Uživatelské rozhraní</w:t>
      </w:r>
      <w:bookmarkEnd w:id="79"/>
      <w:bookmarkEnd w:id="80"/>
    </w:p>
    <w:p w:rsidR="007A798E" w:rsidRDefault="007A798E" w:rsidP="007A798E">
      <w:pPr>
        <w:pStyle w:val="Odstavecprvn"/>
      </w:pPr>
    </w:p>
    <w:p w:rsidR="007A798E" w:rsidRDefault="007A798E">
      <w:pPr>
        <w:spacing w:line="240" w:lineRule="auto"/>
      </w:pPr>
      <w:r>
        <w:br w:type="page"/>
      </w:r>
    </w:p>
    <w:p w:rsidR="001948C8" w:rsidRPr="00912EE1" w:rsidRDefault="001948C8" w:rsidP="001948C8">
      <w:pPr>
        <w:pStyle w:val="Nadpis1"/>
      </w:pPr>
      <w:bookmarkStart w:id="81" w:name="_Toc355915087"/>
      <w:r w:rsidRPr="00A74C3A">
        <w:lastRenderedPageBreak/>
        <w:t>Závěr</w:t>
      </w:r>
      <w:bookmarkEnd w:id="49"/>
      <w:bookmarkEnd w:id="50"/>
      <w:bookmarkEnd w:id="51"/>
      <w:bookmarkEnd w:id="81"/>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40208B">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40208B">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bookmarkStart w:id="82" w:name="_Toc355915088" w:displacedByCustomXml="prev"/>
        <w:bookmarkStart w:id="83" w:name="_Toc343033302" w:displacedByCustomXml="prev"/>
        <w:p w:rsidR="001948C8" w:rsidRDefault="001948C8" w:rsidP="001948C8">
          <w:pPr>
            <w:pStyle w:val="Nadpis1"/>
            <w:numPr>
              <w:ilvl w:val="0"/>
              <w:numId w:val="0"/>
            </w:numPr>
            <w:ind w:left="1134"/>
          </w:pPr>
          <w:r>
            <w:t>Bibliografie</w:t>
          </w:r>
          <w:bookmarkEnd w:id="83"/>
          <w:bookmarkEnd w:id="82"/>
        </w:p>
        <w:sdt>
          <w:sdtPr>
            <w:id w:val="111145805"/>
            <w:bibliography/>
          </w:sdtPr>
          <w:sdtContent>
            <w:p w:rsidR="0040208B" w:rsidRDefault="001F0149" w:rsidP="0040208B">
              <w:pPr>
                <w:pStyle w:val="Bibliografie"/>
                <w:rPr>
                  <w:noProof/>
                </w:rPr>
              </w:pPr>
              <w:r>
                <w:fldChar w:fldCharType="begin"/>
              </w:r>
              <w:r w:rsidR="001948C8">
                <w:instrText xml:space="preserve"> BIBLIOGRAPHY </w:instrText>
              </w:r>
              <w:r>
                <w:fldChar w:fldCharType="separate"/>
              </w:r>
              <w:r w:rsidR="0040208B">
                <w:rPr>
                  <w:noProof/>
                </w:rPr>
                <w:t xml:space="preserve">[1] </w:t>
              </w:r>
              <w:r w:rsidR="0040208B">
                <w:rPr>
                  <w:b/>
                  <w:bCs/>
                  <w:noProof/>
                </w:rPr>
                <w:t>Object Management Group, Inc.</w:t>
              </w:r>
              <w:r w:rsidR="0040208B">
                <w:rPr>
                  <w:noProof/>
                </w:rPr>
                <w:t xml:space="preserve"> MDA. </w:t>
              </w:r>
              <w:r w:rsidR="0040208B">
                <w:rPr>
                  <w:i/>
                  <w:iCs/>
                  <w:noProof/>
                </w:rPr>
                <w:t xml:space="preserve">Object Management Group. </w:t>
              </w:r>
              <w:r w:rsidR="0040208B">
                <w:rPr>
                  <w:noProof/>
                </w:rPr>
                <w:t>[Online] 30. 10 2012. [Citace: 10. 12 2012.] http://www.omg.org/mda/.</w:t>
              </w:r>
            </w:p>
            <w:p w:rsidR="0040208B" w:rsidRDefault="0040208B" w:rsidP="0040208B">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40208B" w:rsidRDefault="0040208B" w:rsidP="0040208B">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40208B" w:rsidRDefault="0040208B" w:rsidP="0040208B">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40208B" w:rsidRDefault="0040208B" w:rsidP="0040208B">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40208B" w:rsidRDefault="0040208B" w:rsidP="0040208B">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40208B" w:rsidRDefault="0040208B" w:rsidP="0040208B">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40208B" w:rsidRDefault="0040208B" w:rsidP="0040208B">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40208B" w:rsidRDefault="0040208B" w:rsidP="0040208B">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40208B" w:rsidRDefault="0040208B" w:rsidP="0040208B">
              <w:pPr>
                <w:pStyle w:val="Bibliografie"/>
                <w:rPr>
                  <w:noProof/>
                </w:rPr>
              </w:pPr>
              <w:r>
                <w:rPr>
                  <w:noProof/>
                </w:rPr>
                <w:t xml:space="preserve">[10]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40208B" w:rsidRDefault="0040208B" w:rsidP="0040208B">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40208B" w:rsidRDefault="0040208B" w:rsidP="0040208B">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40208B" w:rsidRDefault="0040208B" w:rsidP="0040208B">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1948C8" w:rsidRDefault="001F0149" w:rsidP="0040208B">
              <w:r>
                <w:fldChar w:fldCharType="end"/>
              </w:r>
            </w:p>
            <w:p w:rsidR="001948C8" w:rsidRDefault="001F0149" w:rsidP="00960734">
              <w:pPr>
                <w:spacing w:line="276" w:lineRule="auto"/>
              </w:pPr>
            </w:p>
          </w:sdtContent>
        </w:sdt>
      </w:sdtContent>
    </w:sdt>
    <w:sectPr w:rsidR="001948C8" w:rsidSect="009F3255">
      <w:footerReference w:type="default" r:id="rId25"/>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atron" w:date="2013-04-18T23:58:00Z" w:initials="M">
    <w:p w:rsidR="00257A92" w:rsidRDefault="00257A92">
      <w:pPr>
        <w:pStyle w:val="Textkomente"/>
      </w:pPr>
      <w:r>
        <w:rPr>
          <w:rStyle w:val="Odkaznakoment"/>
        </w:rPr>
        <w:annotationRef/>
      </w:r>
      <w:r>
        <w:t>oprava: čárky a spojky</w:t>
      </w:r>
    </w:p>
  </w:comment>
  <w:comment w:id="8" w:author="Matron" w:date="2013-04-19T00:04:00Z" w:initials="M">
    <w:p w:rsidR="00257A92" w:rsidRDefault="00257A92">
      <w:pPr>
        <w:pStyle w:val="Textkomente"/>
      </w:pPr>
      <w:r>
        <w:rPr>
          <w:rStyle w:val="Odkaznakoment"/>
        </w:rPr>
        <w:annotationRef/>
      </w:r>
      <w:r>
        <w:t>Udělat odkazy</w:t>
      </w:r>
    </w:p>
  </w:comment>
  <w:comment w:id="37" w:author="Matron" w:date="2013-05-09T12:28:00Z" w:initials="M">
    <w:p w:rsidR="00257A92" w:rsidRDefault="00257A92">
      <w:pPr>
        <w:pStyle w:val="Textkomente"/>
      </w:pPr>
      <w:r>
        <w:rPr>
          <w:rStyle w:val="Odkaznakoment"/>
        </w:rPr>
        <w:annotationRef/>
      </w:r>
      <w:r>
        <w:t>Dát sem obrázek OOPN</w:t>
      </w:r>
    </w:p>
  </w:comment>
  <w:comment w:id="54" w:author="Matron" w:date="2013-05-09T15:04:00Z" w:initials="M">
    <w:p w:rsidR="00257A92" w:rsidRDefault="00257A92">
      <w:pPr>
        <w:pStyle w:val="Textkomente"/>
      </w:pPr>
      <w:r>
        <w:rPr>
          <w:rStyle w:val="Odkaznakoment"/>
        </w:rPr>
        <w:annotationRef/>
      </w:r>
      <w:r>
        <w:t>Toto předělat podle toho jak to nakonec vlastně bude :D</w:t>
      </w:r>
    </w:p>
  </w:comment>
  <w:comment w:id="60" w:author="Matron" w:date="2013-05-09T19:50:00Z" w:initials="M">
    <w:p w:rsidR="00257A92" w:rsidRDefault="00257A92">
      <w:pPr>
        <w:pStyle w:val="Textkomente"/>
      </w:pPr>
      <w:r>
        <w:rPr>
          <w:rStyle w:val="Odkaznakoment"/>
        </w:rPr>
        <w:annotationRef/>
      </w:r>
      <w:r>
        <w:t>Možná ještě více rozepsat</w:t>
      </w:r>
    </w:p>
  </w:comment>
  <w:comment w:id="78" w:author="Matron" w:date="2013-05-10T01:40:00Z" w:initials="M">
    <w:p w:rsidR="00257A92" w:rsidRDefault="00257A92"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626" w:rsidRDefault="000E0626">
      <w:pPr>
        <w:spacing w:line="240" w:lineRule="auto"/>
      </w:pPr>
      <w:r>
        <w:separator/>
      </w:r>
    </w:p>
  </w:endnote>
  <w:endnote w:type="continuationSeparator" w:id="0">
    <w:p w:rsidR="000E0626" w:rsidRDefault="000E062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A92" w:rsidRDefault="00257A92"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257A92" w:rsidRDefault="00257A92"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A92" w:rsidRDefault="00257A92"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A92" w:rsidRDefault="00257A92"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5A72AE">
      <w:rPr>
        <w:rStyle w:val="slostrnky"/>
        <w:noProof/>
      </w:rPr>
      <w:t>25</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626" w:rsidRDefault="000E0626">
      <w:pPr>
        <w:spacing w:line="240" w:lineRule="auto"/>
      </w:pPr>
      <w:r>
        <w:separator/>
      </w:r>
    </w:p>
  </w:footnote>
  <w:footnote w:type="continuationSeparator" w:id="0">
    <w:p w:rsidR="000E0626" w:rsidRDefault="000E0626">
      <w:pPr>
        <w:spacing w:line="240" w:lineRule="auto"/>
      </w:pPr>
      <w:r>
        <w:continuationSeparator/>
      </w:r>
    </w:p>
  </w:footnote>
  <w:footnote w:id="1">
    <w:p w:rsidR="00257A92" w:rsidRDefault="00257A92">
      <w:pPr>
        <w:pStyle w:val="Textpoznpodarou"/>
      </w:pPr>
      <w:r>
        <w:rPr>
          <w:rStyle w:val="Znakapoznpodarou"/>
        </w:rPr>
        <w:footnoteRef/>
      </w:r>
      <w:r>
        <w:t xml:space="preserve"> Getter a setter jsou pojmy obecně užívané v objektově orientovaném programování k pojmenování metod provádějící získání, respektive nastavení, určitého atributu objektu, který často bývá privátní. Tyto dvě metody podporují koncept zapouzdření objektu.</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1"/>
  </w:num>
  <w:num w:numId="2">
    <w:abstractNumId w:val="8"/>
  </w:num>
  <w:num w:numId="3">
    <w:abstractNumId w:val="7"/>
  </w:num>
  <w:num w:numId="4">
    <w:abstractNumId w:val="12"/>
  </w:num>
  <w:num w:numId="5">
    <w:abstractNumId w:val="10"/>
  </w:num>
  <w:num w:numId="6">
    <w:abstractNumId w:val="6"/>
  </w:num>
  <w:num w:numId="7">
    <w:abstractNumId w:val="13"/>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6B17"/>
    <w:rsid w:val="00007997"/>
    <w:rsid w:val="00013A6E"/>
    <w:rsid w:val="000157A4"/>
    <w:rsid w:val="00016368"/>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6E1D"/>
    <w:rsid w:val="0007726E"/>
    <w:rsid w:val="000821D6"/>
    <w:rsid w:val="00083B69"/>
    <w:rsid w:val="0009424B"/>
    <w:rsid w:val="000966BA"/>
    <w:rsid w:val="00097842"/>
    <w:rsid w:val="000A080F"/>
    <w:rsid w:val="000A3486"/>
    <w:rsid w:val="000A5AB1"/>
    <w:rsid w:val="000B585C"/>
    <w:rsid w:val="000B6C0E"/>
    <w:rsid w:val="000B75FE"/>
    <w:rsid w:val="000C23DF"/>
    <w:rsid w:val="000C57E7"/>
    <w:rsid w:val="000D3C17"/>
    <w:rsid w:val="000D49A5"/>
    <w:rsid w:val="000D63AF"/>
    <w:rsid w:val="000D6BD7"/>
    <w:rsid w:val="000D700F"/>
    <w:rsid w:val="000E0626"/>
    <w:rsid w:val="000F01B0"/>
    <w:rsid w:val="000F0E7C"/>
    <w:rsid w:val="000F134A"/>
    <w:rsid w:val="000F23A8"/>
    <w:rsid w:val="000F2772"/>
    <w:rsid w:val="000F40C0"/>
    <w:rsid w:val="000F6C3D"/>
    <w:rsid w:val="000F6D98"/>
    <w:rsid w:val="00102CA7"/>
    <w:rsid w:val="00105479"/>
    <w:rsid w:val="00133942"/>
    <w:rsid w:val="00141273"/>
    <w:rsid w:val="00150AA7"/>
    <w:rsid w:val="00156006"/>
    <w:rsid w:val="001561E0"/>
    <w:rsid w:val="0016397A"/>
    <w:rsid w:val="00175C37"/>
    <w:rsid w:val="0017732E"/>
    <w:rsid w:val="0018284C"/>
    <w:rsid w:val="001835AE"/>
    <w:rsid w:val="001846C5"/>
    <w:rsid w:val="001908A3"/>
    <w:rsid w:val="0019118E"/>
    <w:rsid w:val="001942F5"/>
    <w:rsid w:val="001948C8"/>
    <w:rsid w:val="001A6348"/>
    <w:rsid w:val="001A7E2B"/>
    <w:rsid w:val="001B4D21"/>
    <w:rsid w:val="001D0FDD"/>
    <w:rsid w:val="001D49EF"/>
    <w:rsid w:val="001D6340"/>
    <w:rsid w:val="001E2AF3"/>
    <w:rsid w:val="001F0149"/>
    <w:rsid w:val="001F190F"/>
    <w:rsid w:val="001F56F7"/>
    <w:rsid w:val="00224EB0"/>
    <w:rsid w:val="00224FB3"/>
    <w:rsid w:val="002266AF"/>
    <w:rsid w:val="00245CC0"/>
    <w:rsid w:val="00253007"/>
    <w:rsid w:val="00256E2D"/>
    <w:rsid w:val="00257A92"/>
    <w:rsid w:val="00257AAC"/>
    <w:rsid w:val="002614EF"/>
    <w:rsid w:val="00275008"/>
    <w:rsid w:val="002757FF"/>
    <w:rsid w:val="002820E9"/>
    <w:rsid w:val="002831DD"/>
    <w:rsid w:val="00285818"/>
    <w:rsid w:val="00287726"/>
    <w:rsid w:val="002975FF"/>
    <w:rsid w:val="00297F69"/>
    <w:rsid w:val="002A5F3E"/>
    <w:rsid w:val="002A659C"/>
    <w:rsid w:val="002B2A73"/>
    <w:rsid w:val="002C04DF"/>
    <w:rsid w:val="002C0A91"/>
    <w:rsid w:val="002C167C"/>
    <w:rsid w:val="002C3AC9"/>
    <w:rsid w:val="002C7575"/>
    <w:rsid w:val="002C799E"/>
    <w:rsid w:val="002D2A1B"/>
    <w:rsid w:val="002D40B8"/>
    <w:rsid w:val="002D4CA1"/>
    <w:rsid w:val="002D4F71"/>
    <w:rsid w:val="002F0DD6"/>
    <w:rsid w:val="002F481F"/>
    <w:rsid w:val="002F65F6"/>
    <w:rsid w:val="002F7423"/>
    <w:rsid w:val="003031E5"/>
    <w:rsid w:val="00304637"/>
    <w:rsid w:val="00305000"/>
    <w:rsid w:val="00314E99"/>
    <w:rsid w:val="00315822"/>
    <w:rsid w:val="00317580"/>
    <w:rsid w:val="00334E64"/>
    <w:rsid w:val="00335724"/>
    <w:rsid w:val="00335C17"/>
    <w:rsid w:val="0034061E"/>
    <w:rsid w:val="003470A5"/>
    <w:rsid w:val="0035009A"/>
    <w:rsid w:val="0035110A"/>
    <w:rsid w:val="003513BB"/>
    <w:rsid w:val="00360863"/>
    <w:rsid w:val="0036216C"/>
    <w:rsid w:val="003677CD"/>
    <w:rsid w:val="00367CA9"/>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32DB"/>
    <w:rsid w:val="003F46AA"/>
    <w:rsid w:val="003F46DE"/>
    <w:rsid w:val="003F64A4"/>
    <w:rsid w:val="00400C6A"/>
    <w:rsid w:val="00401E9C"/>
    <w:rsid w:val="0040208B"/>
    <w:rsid w:val="00403BC8"/>
    <w:rsid w:val="00430CE8"/>
    <w:rsid w:val="00435B01"/>
    <w:rsid w:val="00443FF5"/>
    <w:rsid w:val="004546B7"/>
    <w:rsid w:val="00462077"/>
    <w:rsid w:val="00466775"/>
    <w:rsid w:val="00466DCF"/>
    <w:rsid w:val="00467A31"/>
    <w:rsid w:val="00481F02"/>
    <w:rsid w:val="004837CD"/>
    <w:rsid w:val="004905D0"/>
    <w:rsid w:val="00493C17"/>
    <w:rsid w:val="0049544D"/>
    <w:rsid w:val="004A1970"/>
    <w:rsid w:val="004B3DDA"/>
    <w:rsid w:val="004B455A"/>
    <w:rsid w:val="004C191A"/>
    <w:rsid w:val="004C356A"/>
    <w:rsid w:val="004C72DF"/>
    <w:rsid w:val="004D13B6"/>
    <w:rsid w:val="004D32B5"/>
    <w:rsid w:val="004D4038"/>
    <w:rsid w:val="004D5B83"/>
    <w:rsid w:val="004E279F"/>
    <w:rsid w:val="004E7A66"/>
    <w:rsid w:val="004E7E41"/>
    <w:rsid w:val="004F0E9B"/>
    <w:rsid w:val="004F6A9E"/>
    <w:rsid w:val="004F7715"/>
    <w:rsid w:val="0050085F"/>
    <w:rsid w:val="00504CB6"/>
    <w:rsid w:val="005057DE"/>
    <w:rsid w:val="005113D7"/>
    <w:rsid w:val="00511A76"/>
    <w:rsid w:val="005131DE"/>
    <w:rsid w:val="005148D9"/>
    <w:rsid w:val="00515A78"/>
    <w:rsid w:val="005233E5"/>
    <w:rsid w:val="0054346B"/>
    <w:rsid w:val="00550D82"/>
    <w:rsid w:val="0055780D"/>
    <w:rsid w:val="00557AFD"/>
    <w:rsid w:val="00564686"/>
    <w:rsid w:val="00566F57"/>
    <w:rsid w:val="0057294C"/>
    <w:rsid w:val="0057445B"/>
    <w:rsid w:val="00576818"/>
    <w:rsid w:val="005A06BE"/>
    <w:rsid w:val="005A544B"/>
    <w:rsid w:val="005A72AE"/>
    <w:rsid w:val="005B564E"/>
    <w:rsid w:val="005C459F"/>
    <w:rsid w:val="005C54FE"/>
    <w:rsid w:val="005D4140"/>
    <w:rsid w:val="005D424E"/>
    <w:rsid w:val="005D581F"/>
    <w:rsid w:val="005F2719"/>
    <w:rsid w:val="005F4D89"/>
    <w:rsid w:val="005F52E0"/>
    <w:rsid w:val="006061B2"/>
    <w:rsid w:val="00612148"/>
    <w:rsid w:val="006147D4"/>
    <w:rsid w:val="00616C5A"/>
    <w:rsid w:val="006176FB"/>
    <w:rsid w:val="00617FE2"/>
    <w:rsid w:val="00622915"/>
    <w:rsid w:val="00630B2A"/>
    <w:rsid w:val="00633C0C"/>
    <w:rsid w:val="0063664D"/>
    <w:rsid w:val="006405B4"/>
    <w:rsid w:val="0064500D"/>
    <w:rsid w:val="00650AF0"/>
    <w:rsid w:val="00653D3C"/>
    <w:rsid w:val="006563AE"/>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C601F"/>
    <w:rsid w:val="006F0F63"/>
    <w:rsid w:val="006F6B0B"/>
    <w:rsid w:val="007016AC"/>
    <w:rsid w:val="007105F7"/>
    <w:rsid w:val="00713532"/>
    <w:rsid w:val="007140D3"/>
    <w:rsid w:val="00714237"/>
    <w:rsid w:val="00727AF8"/>
    <w:rsid w:val="0073286D"/>
    <w:rsid w:val="00740C06"/>
    <w:rsid w:val="00744EB1"/>
    <w:rsid w:val="00751127"/>
    <w:rsid w:val="00763846"/>
    <w:rsid w:val="00772A6C"/>
    <w:rsid w:val="007747B6"/>
    <w:rsid w:val="007766B5"/>
    <w:rsid w:val="0078451B"/>
    <w:rsid w:val="00785701"/>
    <w:rsid w:val="007A2D62"/>
    <w:rsid w:val="007A3263"/>
    <w:rsid w:val="007A798E"/>
    <w:rsid w:val="007B3212"/>
    <w:rsid w:val="007C15CD"/>
    <w:rsid w:val="007C5A20"/>
    <w:rsid w:val="007D197C"/>
    <w:rsid w:val="007D1FE4"/>
    <w:rsid w:val="007E6A52"/>
    <w:rsid w:val="007F394B"/>
    <w:rsid w:val="007F5584"/>
    <w:rsid w:val="008118CB"/>
    <w:rsid w:val="00811D80"/>
    <w:rsid w:val="00817777"/>
    <w:rsid w:val="00820800"/>
    <w:rsid w:val="00825D6A"/>
    <w:rsid w:val="008268BB"/>
    <w:rsid w:val="0083592F"/>
    <w:rsid w:val="00857B91"/>
    <w:rsid w:val="00861689"/>
    <w:rsid w:val="008622F4"/>
    <w:rsid w:val="008704FE"/>
    <w:rsid w:val="00877C96"/>
    <w:rsid w:val="00880F59"/>
    <w:rsid w:val="00885B9E"/>
    <w:rsid w:val="008A1EBD"/>
    <w:rsid w:val="008A3CA3"/>
    <w:rsid w:val="008A6DE0"/>
    <w:rsid w:val="008B052A"/>
    <w:rsid w:val="008B0BB8"/>
    <w:rsid w:val="008B1367"/>
    <w:rsid w:val="008B19CF"/>
    <w:rsid w:val="008B3AE4"/>
    <w:rsid w:val="008B51E1"/>
    <w:rsid w:val="008D026D"/>
    <w:rsid w:val="008D52F7"/>
    <w:rsid w:val="008D546C"/>
    <w:rsid w:val="008D5D82"/>
    <w:rsid w:val="008E31F1"/>
    <w:rsid w:val="008E5CEE"/>
    <w:rsid w:val="008E7150"/>
    <w:rsid w:val="008F2B6E"/>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723C9"/>
    <w:rsid w:val="00974CE0"/>
    <w:rsid w:val="00976A21"/>
    <w:rsid w:val="0098548D"/>
    <w:rsid w:val="00992CA0"/>
    <w:rsid w:val="009A1B3C"/>
    <w:rsid w:val="009B2FB0"/>
    <w:rsid w:val="009B5BB0"/>
    <w:rsid w:val="009C2FEC"/>
    <w:rsid w:val="009C6C6D"/>
    <w:rsid w:val="009E756A"/>
    <w:rsid w:val="009E7A81"/>
    <w:rsid w:val="009F0E91"/>
    <w:rsid w:val="009F26A1"/>
    <w:rsid w:val="009F3255"/>
    <w:rsid w:val="009F3C33"/>
    <w:rsid w:val="00A01228"/>
    <w:rsid w:val="00A13294"/>
    <w:rsid w:val="00A13D28"/>
    <w:rsid w:val="00A1558F"/>
    <w:rsid w:val="00A23BDC"/>
    <w:rsid w:val="00A263E0"/>
    <w:rsid w:val="00A27CF2"/>
    <w:rsid w:val="00A31D04"/>
    <w:rsid w:val="00A36394"/>
    <w:rsid w:val="00A422F9"/>
    <w:rsid w:val="00A43092"/>
    <w:rsid w:val="00A47CD4"/>
    <w:rsid w:val="00A5098F"/>
    <w:rsid w:val="00A52A9D"/>
    <w:rsid w:val="00A54E3F"/>
    <w:rsid w:val="00A56AD5"/>
    <w:rsid w:val="00A57591"/>
    <w:rsid w:val="00A74C3A"/>
    <w:rsid w:val="00A80015"/>
    <w:rsid w:val="00A8301F"/>
    <w:rsid w:val="00A840BA"/>
    <w:rsid w:val="00A86523"/>
    <w:rsid w:val="00A86B35"/>
    <w:rsid w:val="00A91B21"/>
    <w:rsid w:val="00A94DD1"/>
    <w:rsid w:val="00AB10DA"/>
    <w:rsid w:val="00AB2E59"/>
    <w:rsid w:val="00AB6851"/>
    <w:rsid w:val="00AC091F"/>
    <w:rsid w:val="00AC5027"/>
    <w:rsid w:val="00AC77A1"/>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10128"/>
    <w:rsid w:val="00B105D9"/>
    <w:rsid w:val="00B14A25"/>
    <w:rsid w:val="00B26B2C"/>
    <w:rsid w:val="00B27E9A"/>
    <w:rsid w:val="00B31A5A"/>
    <w:rsid w:val="00B31EFF"/>
    <w:rsid w:val="00B51437"/>
    <w:rsid w:val="00B620DA"/>
    <w:rsid w:val="00B85268"/>
    <w:rsid w:val="00B94412"/>
    <w:rsid w:val="00BA2E1A"/>
    <w:rsid w:val="00BA5271"/>
    <w:rsid w:val="00BA5C2D"/>
    <w:rsid w:val="00BC03B7"/>
    <w:rsid w:val="00BD0165"/>
    <w:rsid w:val="00BD1195"/>
    <w:rsid w:val="00BD16C4"/>
    <w:rsid w:val="00BD2B38"/>
    <w:rsid w:val="00BD682E"/>
    <w:rsid w:val="00BD6DC7"/>
    <w:rsid w:val="00BE45A6"/>
    <w:rsid w:val="00BE7D21"/>
    <w:rsid w:val="00BF7E3E"/>
    <w:rsid w:val="00C0216C"/>
    <w:rsid w:val="00C04E82"/>
    <w:rsid w:val="00C078C3"/>
    <w:rsid w:val="00C11D5F"/>
    <w:rsid w:val="00C1695F"/>
    <w:rsid w:val="00C23E80"/>
    <w:rsid w:val="00C25B28"/>
    <w:rsid w:val="00C516E7"/>
    <w:rsid w:val="00C5587E"/>
    <w:rsid w:val="00C650B3"/>
    <w:rsid w:val="00C657EB"/>
    <w:rsid w:val="00C674D3"/>
    <w:rsid w:val="00C773C1"/>
    <w:rsid w:val="00C86EBB"/>
    <w:rsid w:val="00C92348"/>
    <w:rsid w:val="00C92355"/>
    <w:rsid w:val="00C9464A"/>
    <w:rsid w:val="00CA07E7"/>
    <w:rsid w:val="00CA5133"/>
    <w:rsid w:val="00CB397E"/>
    <w:rsid w:val="00CB3BE2"/>
    <w:rsid w:val="00CB3EE8"/>
    <w:rsid w:val="00CB49B4"/>
    <w:rsid w:val="00CB4D2A"/>
    <w:rsid w:val="00CD57AE"/>
    <w:rsid w:val="00CE23A2"/>
    <w:rsid w:val="00CE34F6"/>
    <w:rsid w:val="00CE5D51"/>
    <w:rsid w:val="00CF4A2B"/>
    <w:rsid w:val="00CF7F83"/>
    <w:rsid w:val="00D012D0"/>
    <w:rsid w:val="00D02443"/>
    <w:rsid w:val="00D10375"/>
    <w:rsid w:val="00D166C8"/>
    <w:rsid w:val="00D177A3"/>
    <w:rsid w:val="00D22BE9"/>
    <w:rsid w:val="00D25B7A"/>
    <w:rsid w:val="00D262EC"/>
    <w:rsid w:val="00D267EE"/>
    <w:rsid w:val="00D40277"/>
    <w:rsid w:val="00D446E3"/>
    <w:rsid w:val="00D4508C"/>
    <w:rsid w:val="00D50667"/>
    <w:rsid w:val="00D51929"/>
    <w:rsid w:val="00D531E9"/>
    <w:rsid w:val="00D53329"/>
    <w:rsid w:val="00D55920"/>
    <w:rsid w:val="00D63743"/>
    <w:rsid w:val="00D65593"/>
    <w:rsid w:val="00D70079"/>
    <w:rsid w:val="00D73D8B"/>
    <w:rsid w:val="00D748B6"/>
    <w:rsid w:val="00D8150F"/>
    <w:rsid w:val="00D84AF7"/>
    <w:rsid w:val="00D90FD4"/>
    <w:rsid w:val="00D930EF"/>
    <w:rsid w:val="00D9440E"/>
    <w:rsid w:val="00D96BB6"/>
    <w:rsid w:val="00DA0D6D"/>
    <w:rsid w:val="00DA3317"/>
    <w:rsid w:val="00DA674A"/>
    <w:rsid w:val="00DB500E"/>
    <w:rsid w:val="00DB5A04"/>
    <w:rsid w:val="00DC1347"/>
    <w:rsid w:val="00DC46DA"/>
    <w:rsid w:val="00DC5BCB"/>
    <w:rsid w:val="00DD5FC7"/>
    <w:rsid w:val="00DD711B"/>
    <w:rsid w:val="00DE0C86"/>
    <w:rsid w:val="00DE38C4"/>
    <w:rsid w:val="00DE7DB0"/>
    <w:rsid w:val="00DF5C17"/>
    <w:rsid w:val="00E001D7"/>
    <w:rsid w:val="00E00E95"/>
    <w:rsid w:val="00E01ECD"/>
    <w:rsid w:val="00E031EA"/>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2F9F"/>
    <w:rsid w:val="00E67908"/>
    <w:rsid w:val="00E75C77"/>
    <w:rsid w:val="00E80108"/>
    <w:rsid w:val="00EA6884"/>
    <w:rsid w:val="00EB273A"/>
    <w:rsid w:val="00ED6C5C"/>
    <w:rsid w:val="00ED756A"/>
    <w:rsid w:val="00EE0C74"/>
    <w:rsid w:val="00EE2342"/>
    <w:rsid w:val="00EE694C"/>
    <w:rsid w:val="00EF05DD"/>
    <w:rsid w:val="00F014F2"/>
    <w:rsid w:val="00F073E4"/>
    <w:rsid w:val="00F1438D"/>
    <w:rsid w:val="00F22EB0"/>
    <w:rsid w:val="00F235DD"/>
    <w:rsid w:val="00F25706"/>
    <w:rsid w:val="00F302E4"/>
    <w:rsid w:val="00F34701"/>
    <w:rsid w:val="00F41E6E"/>
    <w:rsid w:val="00F45CF1"/>
    <w:rsid w:val="00F463C6"/>
    <w:rsid w:val="00F503F7"/>
    <w:rsid w:val="00F50C0E"/>
    <w:rsid w:val="00F51F89"/>
    <w:rsid w:val="00F567FA"/>
    <w:rsid w:val="00F62F53"/>
    <w:rsid w:val="00F70563"/>
    <w:rsid w:val="00F707D1"/>
    <w:rsid w:val="00F70D8F"/>
    <w:rsid w:val="00F76AC7"/>
    <w:rsid w:val="00F903C5"/>
    <w:rsid w:val="00FA69C5"/>
    <w:rsid w:val="00FB0FF2"/>
    <w:rsid w:val="00FB3FAB"/>
    <w:rsid w:val="00FB7B52"/>
    <w:rsid w:val="00FB7E8F"/>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AF1277"/>
    <w:pPr>
      <w:spacing w:after="100" w:line="288" w:lineRule="auto"/>
      <w:jc w:val="both"/>
    </w:pPr>
  </w:style>
  <w:style w:type="paragraph" w:customStyle="1" w:styleId="Odstavecdal">
    <w:name w:val="Odstavec další"/>
    <w:basedOn w:val="Odstavecprvn"/>
    <w:qFormat/>
    <w:rsid w:val="00912EE1"/>
    <w:pPr>
      <w:ind w:firstLine="567"/>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AF1277"/>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qFormat/>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10</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s>
</file>

<file path=customXml/itemProps1.xml><?xml version="1.0" encoding="utf-8"?>
<ds:datastoreItem xmlns:ds="http://schemas.openxmlformats.org/officeDocument/2006/customXml" ds:itemID="{7AC2D84B-E885-4ACC-B723-7098BA504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1205</TotalTime>
  <Pages>35</Pages>
  <Words>8954</Words>
  <Characters>54536</Characters>
  <Application>Microsoft Office Word</Application>
  <DocSecurity>0</DocSecurity>
  <Lines>991</Lines>
  <Paragraphs>330</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63160</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80</cp:revision>
  <cp:lastPrinted>2013-04-19T11:36:00Z</cp:lastPrinted>
  <dcterms:created xsi:type="dcterms:W3CDTF">2013-04-15T07:40:00Z</dcterms:created>
  <dcterms:modified xsi:type="dcterms:W3CDTF">2013-05-10T00:32:00Z</dcterms:modified>
</cp:coreProperties>
</file>