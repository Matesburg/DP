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7AFD" w:rsidRPr="00AC77A1" w:rsidRDefault="00557AFD" w:rsidP="00557AFD">
      <w:pPr>
        <w:spacing w:line="240" w:lineRule="auto"/>
        <w:rPr>
          <w:rFonts w:ascii="Arial" w:hAnsi="Arial"/>
          <w:caps/>
          <w:spacing w:val="-20"/>
          <w:kern w:val="32"/>
          <w:sz w:val="48"/>
          <w:szCs w:val="48"/>
        </w:rPr>
      </w:pPr>
      <w:r w:rsidRPr="00AC77A1">
        <w:rPr>
          <w:rFonts w:ascii="Arial" w:hAnsi="Arial"/>
          <w:caps/>
          <w:spacing w:val="-20"/>
          <w:kern w:val="32"/>
          <w:sz w:val="48"/>
          <w:szCs w:val="48"/>
        </w:rPr>
        <w:t>VYSOKÉ UČENÍ TECHNICKÉ V BRNĚ</w:t>
      </w:r>
    </w:p>
    <w:p w:rsidR="00557AFD" w:rsidRPr="00557AFD" w:rsidRDefault="00557AFD" w:rsidP="00557AFD">
      <w:pPr>
        <w:spacing w:line="240" w:lineRule="auto"/>
        <w:rPr>
          <w:rFonts w:ascii="Arial" w:hAnsi="Arial" w:cs="Arial"/>
        </w:rPr>
      </w:pPr>
      <w:r w:rsidRPr="00557AFD">
        <w:rPr>
          <w:rFonts w:ascii="Arial" w:hAnsi="Arial" w:cs="Arial"/>
        </w:rPr>
        <w:t>BRNO UNIVERSITY OF TECHNOLOGY</w:t>
      </w:r>
    </w:p>
    <w:p w:rsidR="00557AFD" w:rsidRDefault="00557AFD" w:rsidP="00557AFD">
      <w:pPr>
        <w:spacing w:line="240" w:lineRule="auto"/>
        <w:rPr>
          <w:rFonts w:ascii="Arial" w:hAnsi="Arial" w:cs="Arial"/>
          <w:caps/>
          <w:sz w:val="40"/>
        </w:rPr>
      </w:pPr>
    </w:p>
    <w:p w:rsidR="00AC77A1" w:rsidRDefault="00AC77A1" w:rsidP="00557AFD">
      <w:pPr>
        <w:spacing w:line="240" w:lineRule="auto"/>
        <w:rPr>
          <w:rFonts w:ascii="Arial" w:hAnsi="Arial" w:cs="Arial"/>
          <w:caps/>
          <w:sz w:val="28"/>
          <w:szCs w:val="28"/>
        </w:rPr>
      </w:pPr>
    </w:p>
    <w:p w:rsidR="00557AFD" w:rsidRDefault="00557AFD" w:rsidP="00557AFD">
      <w:pPr>
        <w:spacing w:line="240" w:lineRule="auto"/>
        <w:rPr>
          <w:rFonts w:ascii="Arial" w:hAnsi="Arial" w:cs="Arial"/>
          <w:caps/>
          <w:sz w:val="28"/>
          <w:szCs w:val="28"/>
        </w:rPr>
      </w:pPr>
      <w:r>
        <w:rPr>
          <w:rFonts w:ascii="Arial" w:hAnsi="Arial" w:cs="Arial"/>
          <w:caps/>
          <w:sz w:val="28"/>
          <w:szCs w:val="28"/>
        </w:rPr>
        <w:t>FAKULTA INFORMAČNÍCH TECHNOLOGIÍ</w:t>
      </w:r>
    </w:p>
    <w:p w:rsidR="00557AFD" w:rsidRDefault="00557AFD" w:rsidP="00557AFD">
      <w:pPr>
        <w:widowControl w:val="0"/>
        <w:rPr>
          <w:rFonts w:ascii="Arial" w:hAnsi="Arial" w:cs="Arial"/>
          <w:caps/>
          <w:sz w:val="20"/>
          <w:szCs w:val="20"/>
        </w:rPr>
      </w:pPr>
      <w:r>
        <w:rPr>
          <w:rFonts w:ascii="Arial" w:hAnsi="Arial"/>
          <w:caps/>
          <w:sz w:val="28"/>
          <w:szCs w:val="28"/>
        </w:rPr>
        <w:t xml:space="preserve">ÚSTAV </w:t>
      </w:r>
      <w:r w:rsidR="006405B4">
        <w:rPr>
          <w:rFonts w:ascii="Arial" w:hAnsi="Arial"/>
          <w:caps/>
          <w:sz w:val="28"/>
          <w:szCs w:val="28"/>
        </w:rPr>
        <w:t>Inteligentních systémů</w:t>
      </w:r>
    </w:p>
    <w:p w:rsidR="00557AFD" w:rsidRPr="00557AFD" w:rsidRDefault="00557AFD" w:rsidP="00557AFD">
      <w:pPr>
        <w:spacing w:line="240" w:lineRule="auto"/>
        <w:rPr>
          <w:rFonts w:ascii="Arial" w:hAnsi="Arial" w:cs="Arial"/>
          <w:sz w:val="28"/>
          <w:szCs w:val="28"/>
        </w:rPr>
      </w:pPr>
      <w:r w:rsidRPr="00557AFD">
        <w:rPr>
          <w:rFonts w:ascii="Arial" w:hAnsi="Arial" w:cs="Arial"/>
        </w:rPr>
        <w:t>FACULTY OF INFORMATION TECHNOLOGY</w:t>
      </w:r>
    </w:p>
    <w:p w:rsidR="00557AFD" w:rsidRPr="00557AFD" w:rsidRDefault="00557AFD" w:rsidP="00557AFD">
      <w:pPr>
        <w:spacing w:line="240" w:lineRule="auto"/>
        <w:rPr>
          <w:rFonts w:ascii="Arial" w:hAnsi="Arial" w:cs="Arial"/>
        </w:rPr>
      </w:pPr>
      <w:r w:rsidRPr="00557AFD">
        <w:rPr>
          <w:rFonts w:ascii="Arial" w:hAnsi="Arial" w:cs="Arial"/>
        </w:rPr>
        <w:t xml:space="preserve">DEPARTMENT OF </w:t>
      </w:r>
      <w:r w:rsidR="006405B4">
        <w:rPr>
          <w:rFonts w:ascii="Arial" w:hAnsi="Arial" w:cs="Arial"/>
        </w:rPr>
        <w:t>INTELIGENT</w:t>
      </w:r>
      <w:r w:rsidRPr="00557AFD">
        <w:rPr>
          <w:rFonts w:ascii="Arial" w:hAnsi="Arial" w:cs="Arial"/>
        </w:rPr>
        <w:t xml:space="preserve"> SYSTEMS</w:t>
      </w:r>
    </w:p>
    <w:p w:rsidR="00557AFD" w:rsidRDefault="00557AFD" w:rsidP="00557AFD">
      <w:pPr>
        <w:rPr>
          <w:rFonts w:ascii="Arial" w:hAnsi="Arial" w:cs="Arial"/>
          <w:caps/>
          <w:sz w:val="36"/>
          <w:szCs w:val="36"/>
        </w:rPr>
      </w:pPr>
      <w:bookmarkStart w:id="0" w:name="Text8"/>
    </w:p>
    <w:p w:rsidR="00557AFD" w:rsidRDefault="00557AFD" w:rsidP="00557AFD">
      <w:pPr>
        <w:rPr>
          <w:rFonts w:ascii="Arial" w:hAnsi="Arial" w:cs="Arial"/>
          <w:caps/>
          <w:sz w:val="36"/>
          <w:szCs w:val="36"/>
        </w:rPr>
      </w:pPr>
    </w:p>
    <w:p w:rsidR="00557AFD" w:rsidRDefault="00557AFD" w:rsidP="00557AFD">
      <w:pPr>
        <w:rPr>
          <w:rFonts w:ascii="Arial" w:hAnsi="Arial" w:cs="Arial"/>
          <w:caps/>
          <w:sz w:val="36"/>
          <w:szCs w:val="36"/>
        </w:rPr>
      </w:pPr>
    </w:p>
    <w:p w:rsidR="00557AFD" w:rsidRDefault="00557AFD" w:rsidP="00557AFD">
      <w:pPr>
        <w:rPr>
          <w:rFonts w:ascii="Arial" w:hAnsi="Arial" w:cs="Arial"/>
          <w:caps/>
          <w:sz w:val="36"/>
          <w:szCs w:val="36"/>
        </w:rPr>
      </w:pPr>
    </w:p>
    <w:p w:rsidR="002C0A91" w:rsidRDefault="002C0A91" w:rsidP="00557AFD">
      <w:pPr>
        <w:spacing w:line="240" w:lineRule="auto"/>
        <w:rPr>
          <w:rFonts w:ascii="Arial" w:hAnsi="Arial" w:cs="Arial"/>
          <w:caps/>
          <w:sz w:val="36"/>
          <w:szCs w:val="36"/>
        </w:rPr>
      </w:pPr>
    </w:p>
    <w:p w:rsidR="00557AFD" w:rsidRPr="002C0A91" w:rsidRDefault="0036216C" w:rsidP="00557AFD">
      <w:pPr>
        <w:spacing w:line="240" w:lineRule="auto"/>
        <w:rPr>
          <w:rFonts w:ascii="Arial" w:hAnsi="Arial"/>
          <w:caps/>
          <w:kern w:val="32"/>
          <w:sz w:val="36"/>
          <w:szCs w:val="36"/>
        </w:rPr>
      </w:pPr>
      <w:r>
        <w:rPr>
          <w:rFonts w:ascii="Arial" w:hAnsi="Arial"/>
          <w:caps/>
          <w:kern w:val="32"/>
          <w:sz w:val="36"/>
          <w:szCs w:val="36"/>
        </w:rPr>
        <w:t>Modelem řízený návrh konferenčního systému</w:t>
      </w:r>
    </w:p>
    <w:p w:rsidR="00557AFD" w:rsidRDefault="00557AFD" w:rsidP="00557AFD">
      <w:pPr>
        <w:spacing w:line="240" w:lineRule="auto"/>
        <w:rPr>
          <w:rFonts w:ascii="Arial" w:hAnsi="Arial" w:cs="Arial"/>
          <w:caps/>
          <w:sz w:val="20"/>
          <w:szCs w:val="20"/>
        </w:rPr>
      </w:pPr>
    </w:p>
    <w:p w:rsidR="00AC77A1" w:rsidRDefault="00AC77A1" w:rsidP="00557AFD">
      <w:pPr>
        <w:spacing w:line="240" w:lineRule="auto"/>
        <w:rPr>
          <w:rFonts w:ascii="Arial" w:hAnsi="Arial" w:cs="Arial"/>
          <w:caps/>
          <w:sz w:val="20"/>
          <w:szCs w:val="20"/>
        </w:rPr>
      </w:pPr>
    </w:p>
    <w:p w:rsidR="00AC77A1" w:rsidRDefault="00AC77A1" w:rsidP="00557AFD">
      <w:pPr>
        <w:spacing w:line="240" w:lineRule="auto"/>
        <w:rPr>
          <w:rFonts w:ascii="Arial" w:hAnsi="Arial" w:cs="Arial"/>
          <w:caps/>
          <w:sz w:val="20"/>
          <w:szCs w:val="20"/>
        </w:rPr>
      </w:pPr>
    </w:p>
    <w:p w:rsidR="002C167C" w:rsidRDefault="002C167C" w:rsidP="00557AFD">
      <w:pPr>
        <w:spacing w:line="240" w:lineRule="auto"/>
        <w:rPr>
          <w:rFonts w:ascii="Arial" w:hAnsi="Arial" w:cs="Arial"/>
          <w:caps/>
          <w:sz w:val="20"/>
          <w:szCs w:val="20"/>
        </w:rPr>
      </w:pPr>
    </w:p>
    <w:p w:rsidR="002C167C" w:rsidRPr="00557AFD" w:rsidRDefault="002C167C" w:rsidP="00557AFD">
      <w:pPr>
        <w:spacing w:line="240" w:lineRule="auto"/>
        <w:rPr>
          <w:rFonts w:ascii="Arial" w:hAnsi="Arial" w:cs="Arial"/>
          <w:caps/>
          <w:sz w:val="20"/>
          <w:szCs w:val="20"/>
        </w:rPr>
      </w:pPr>
    </w:p>
    <w:bookmarkEnd w:id="0"/>
    <w:p w:rsidR="00557AFD" w:rsidRPr="00557AFD" w:rsidRDefault="0036216C" w:rsidP="00557AFD">
      <w:pPr>
        <w:pStyle w:val="Nadpis7"/>
        <w:widowControl w:val="0"/>
        <w:spacing w:before="3360" w:line="240" w:lineRule="auto"/>
        <w:rPr>
          <w:rFonts w:ascii="Arial" w:hAnsi="Arial" w:cs="Arial"/>
          <w:caps/>
          <w:sz w:val="28"/>
          <w:szCs w:val="28"/>
        </w:rPr>
      </w:pPr>
      <w:r>
        <w:rPr>
          <w:rFonts w:ascii="Arial" w:hAnsi="Arial" w:cs="Arial"/>
          <w:caps/>
          <w:sz w:val="28"/>
          <w:szCs w:val="28"/>
        </w:rPr>
        <w:t>Semestrální projekt</w:t>
      </w:r>
    </w:p>
    <w:p w:rsidR="00557AFD" w:rsidRPr="00557AFD" w:rsidRDefault="0036216C" w:rsidP="00557AFD">
      <w:pPr>
        <w:pStyle w:val="Nadpis9"/>
        <w:widowControl w:val="0"/>
        <w:spacing w:before="0" w:after="0" w:line="240" w:lineRule="auto"/>
        <w:rPr>
          <w:caps/>
          <w:sz w:val="20"/>
          <w:szCs w:val="20"/>
        </w:rPr>
      </w:pPr>
      <w:r>
        <w:rPr>
          <w:caps/>
          <w:sz w:val="20"/>
          <w:szCs w:val="20"/>
        </w:rPr>
        <w:t>term project</w:t>
      </w:r>
    </w:p>
    <w:p w:rsidR="00557AFD" w:rsidRDefault="00557AFD" w:rsidP="00557AFD"/>
    <w:p w:rsidR="00557AFD" w:rsidRPr="00557AFD" w:rsidRDefault="00557AFD" w:rsidP="00557AFD">
      <w:pPr>
        <w:spacing w:line="240" w:lineRule="auto"/>
        <w:rPr>
          <w:rFonts w:ascii="Arial" w:hAnsi="Arial" w:cs="Arial"/>
          <w:sz w:val="28"/>
          <w:szCs w:val="28"/>
        </w:rPr>
      </w:pPr>
      <w:r w:rsidRPr="00557AFD">
        <w:rPr>
          <w:rFonts w:ascii="Arial" w:hAnsi="Arial" w:cs="Arial"/>
          <w:sz w:val="28"/>
          <w:szCs w:val="28"/>
        </w:rPr>
        <w:t>AUTOR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Pr>
          <w:rFonts w:ascii="Arial" w:hAnsi="Arial" w:cs="Arial"/>
          <w:sz w:val="28"/>
          <w:szCs w:val="28"/>
        </w:rPr>
        <w:tab/>
      </w:r>
      <w:r w:rsidR="006405B4">
        <w:rPr>
          <w:rFonts w:ascii="Arial" w:hAnsi="Arial" w:cs="Arial"/>
          <w:sz w:val="28"/>
          <w:szCs w:val="28"/>
        </w:rPr>
        <w:t xml:space="preserve">Bc. </w:t>
      </w:r>
      <w:r w:rsidR="001948C8">
        <w:rPr>
          <w:rFonts w:ascii="Arial" w:hAnsi="Arial" w:cs="Arial"/>
          <w:sz w:val="28"/>
          <w:szCs w:val="28"/>
        </w:rPr>
        <w:t>MATĚJ CAHA</w:t>
      </w:r>
    </w:p>
    <w:p w:rsidR="00557AFD" w:rsidRPr="00557AFD" w:rsidRDefault="00557AFD" w:rsidP="00557AFD">
      <w:pPr>
        <w:widowControl w:val="0"/>
        <w:spacing w:after="60" w:line="240" w:lineRule="auto"/>
        <w:rPr>
          <w:rFonts w:ascii="Arial" w:hAnsi="Arial" w:cs="Arial"/>
          <w:caps/>
          <w:sz w:val="20"/>
          <w:szCs w:val="20"/>
        </w:rPr>
      </w:pPr>
      <w:r w:rsidRPr="00557AFD">
        <w:rPr>
          <w:rFonts w:ascii="Arial" w:hAnsi="Arial" w:cs="Arial"/>
          <w:caps/>
          <w:sz w:val="20"/>
          <w:szCs w:val="20"/>
        </w:rPr>
        <w:t>AUTHOR</w:t>
      </w:r>
    </w:p>
    <w:p w:rsidR="002C0A91" w:rsidRDefault="002C0A91" w:rsidP="002C0A91">
      <w:pPr>
        <w:rPr>
          <w:rFonts w:ascii="Arial" w:hAnsi="Arial" w:cs="Arial"/>
          <w:szCs w:val="22"/>
        </w:rPr>
      </w:pPr>
    </w:p>
    <w:p w:rsidR="008B3AE4" w:rsidRDefault="008B3AE4" w:rsidP="002C0A91">
      <w:pPr>
        <w:rPr>
          <w:rFonts w:ascii="Arial" w:hAnsi="Arial" w:cs="Arial"/>
          <w:szCs w:val="22"/>
        </w:rPr>
      </w:pPr>
    </w:p>
    <w:p w:rsidR="00877C96" w:rsidRPr="006147D4" w:rsidRDefault="00697743" w:rsidP="006147D4">
      <w:pPr>
        <w:rPr>
          <w:rFonts w:ascii="Arial" w:hAnsi="Arial" w:cs="Arial"/>
          <w:szCs w:val="22"/>
        </w:rPr>
        <w:sectPr w:rsidR="00877C96" w:rsidRPr="006147D4" w:rsidSect="00877C96">
          <w:footerReference w:type="even" r:id="rId8"/>
          <w:footerReference w:type="default" r:id="rId9"/>
          <w:type w:val="continuous"/>
          <w:pgSz w:w="11906" w:h="16838"/>
          <w:pgMar w:top="1417" w:right="1286" w:bottom="1417" w:left="1620" w:header="708" w:footer="708" w:gutter="0"/>
          <w:cols w:space="708"/>
          <w:titlePg/>
          <w:docGrid w:linePitch="360"/>
        </w:sectPr>
      </w:pPr>
      <w:r>
        <w:rPr>
          <w:rFonts w:ascii="Arial" w:hAnsi="Arial" w:cs="Arial"/>
          <w:szCs w:val="22"/>
        </w:rPr>
        <w:t>BRNO 2013</w:t>
      </w:r>
    </w:p>
    <w:p w:rsidR="002C0A91" w:rsidRPr="002C0A91" w:rsidRDefault="002C0A91" w:rsidP="002C0A91">
      <w:pPr>
        <w:spacing w:line="240" w:lineRule="auto"/>
        <w:rPr>
          <w:rFonts w:ascii="Arial" w:hAnsi="Arial"/>
          <w:caps/>
          <w:kern w:val="32"/>
          <w:sz w:val="36"/>
          <w:szCs w:val="36"/>
        </w:rPr>
      </w:pPr>
      <w:r w:rsidRPr="002C0A91">
        <w:rPr>
          <w:rFonts w:ascii="Arial" w:hAnsi="Arial"/>
          <w:caps/>
          <w:kern w:val="32"/>
          <w:sz w:val="36"/>
          <w:szCs w:val="36"/>
        </w:rPr>
        <w:lastRenderedPageBreak/>
        <w:t>VYSOKÉ UČENÍ TECHNICKÉ V BRNĚ</w:t>
      </w:r>
    </w:p>
    <w:p w:rsidR="002C0A91" w:rsidRPr="00557AFD" w:rsidRDefault="00E62F9F" w:rsidP="002C0A91">
      <w:pPr>
        <w:spacing w:line="240" w:lineRule="auto"/>
        <w:rPr>
          <w:rFonts w:ascii="Arial" w:hAnsi="Arial" w:cs="Arial"/>
        </w:rPr>
      </w:pPr>
      <w:r>
        <w:rPr>
          <w:rFonts w:ascii="Arial" w:hAnsi="Arial"/>
          <w:caps/>
          <w:noProof/>
          <w:kern w:val="32"/>
          <w:sz w:val="36"/>
          <w:szCs w:val="36"/>
        </w:rPr>
        <w:drawing>
          <wp:anchor distT="0" distB="0" distL="114300" distR="114300" simplePos="0" relativeHeight="251657216" behindDoc="0" locked="0" layoutInCell="1" allowOverlap="1">
            <wp:simplePos x="0" y="0"/>
            <wp:positionH relativeFrom="column">
              <wp:posOffset>27940</wp:posOffset>
            </wp:positionH>
            <wp:positionV relativeFrom="paragraph">
              <wp:posOffset>-226060</wp:posOffset>
            </wp:positionV>
            <wp:extent cx="1257300" cy="1257300"/>
            <wp:effectExtent l="19050" t="0" r="0" b="0"/>
            <wp:wrapSquare wrapText="bothSides"/>
            <wp:docPr id="2" name="obrázek 2" descr="vut_sp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ut_spec"/>
                    <pic:cNvPicPr>
                      <a:picLocks noChangeAspect="1" noChangeArrowheads="1"/>
                    </pic:cNvPicPr>
                  </pic:nvPicPr>
                  <pic:blipFill>
                    <a:blip r:embed="rId10" cstate="print"/>
                    <a:srcRect/>
                    <a:stretch>
                      <a:fillRect/>
                    </a:stretch>
                  </pic:blipFill>
                  <pic:spPr bwMode="auto">
                    <a:xfrm>
                      <a:off x="0" y="0"/>
                      <a:ext cx="1257300" cy="1257300"/>
                    </a:xfrm>
                    <a:prstGeom prst="rect">
                      <a:avLst/>
                    </a:prstGeom>
                    <a:noFill/>
                    <a:ln w="9525">
                      <a:noFill/>
                      <a:miter lim="800000"/>
                      <a:headEnd/>
                      <a:tailEnd/>
                    </a:ln>
                  </pic:spPr>
                </pic:pic>
              </a:graphicData>
            </a:graphic>
          </wp:anchor>
        </w:drawing>
      </w:r>
      <w:r w:rsidR="002C0A91" w:rsidRPr="00557AFD">
        <w:rPr>
          <w:rFonts w:ascii="Arial" w:hAnsi="Arial" w:cs="Arial"/>
        </w:rPr>
        <w:t>BRNO UNIVERSITY OF TECHNOLOGY</w:t>
      </w:r>
    </w:p>
    <w:p w:rsidR="002C0A91" w:rsidRDefault="002C0A91" w:rsidP="002C0A91">
      <w:pPr>
        <w:spacing w:line="240" w:lineRule="auto"/>
        <w:rPr>
          <w:rFonts w:ascii="Arial" w:hAnsi="Arial" w:cs="Arial"/>
          <w:caps/>
          <w:sz w:val="40"/>
        </w:rPr>
      </w:pPr>
    </w:p>
    <w:p w:rsidR="002C0A91" w:rsidRDefault="002C0A91" w:rsidP="002C0A91">
      <w:pPr>
        <w:spacing w:line="240" w:lineRule="auto"/>
        <w:rPr>
          <w:rFonts w:ascii="Arial" w:hAnsi="Arial" w:cs="Arial"/>
          <w:caps/>
          <w:sz w:val="28"/>
          <w:szCs w:val="28"/>
        </w:rPr>
      </w:pPr>
    </w:p>
    <w:p w:rsidR="002C0A91" w:rsidRDefault="002C0A91" w:rsidP="002C0A91">
      <w:pPr>
        <w:spacing w:line="240" w:lineRule="auto"/>
        <w:rPr>
          <w:rFonts w:ascii="Arial" w:hAnsi="Arial" w:cs="Arial"/>
          <w:caps/>
          <w:sz w:val="28"/>
          <w:szCs w:val="28"/>
        </w:rPr>
      </w:pPr>
    </w:p>
    <w:p w:rsidR="002C0A91" w:rsidRDefault="002C0A91" w:rsidP="002C0A91">
      <w:pPr>
        <w:spacing w:line="240" w:lineRule="auto"/>
        <w:rPr>
          <w:rFonts w:ascii="Arial" w:hAnsi="Arial" w:cs="Arial"/>
          <w:caps/>
          <w:sz w:val="28"/>
          <w:szCs w:val="28"/>
        </w:rPr>
      </w:pPr>
    </w:p>
    <w:p w:rsidR="002C0A91" w:rsidRDefault="002C0A91" w:rsidP="002C0A91">
      <w:pPr>
        <w:spacing w:line="240" w:lineRule="auto"/>
        <w:rPr>
          <w:rFonts w:ascii="Arial" w:hAnsi="Arial" w:cs="Arial"/>
          <w:caps/>
          <w:sz w:val="28"/>
          <w:szCs w:val="28"/>
        </w:rPr>
      </w:pPr>
    </w:p>
    <w:p w:rsidR="002C0A91" w:rsidRDefault="00E62F9F" w:rsidP="002C0A91">
      <w:pPr>
        <w:spacing w:line="240" w:lineRule="auto"/>
        <w:rPr>
          <w:rFonts w:ascii="Arial" w:hAnsi="Arial" w:cs="Arial"/>
          <w:caps/>
          <w:sz w:val="28"/>
          <w:szCs w:val="28"/>
        </w:rPr>
      </w:pPr>
      <w:r>
        <w:rPr>
          <w:rFonts w:ascii="Arial" w:hAnsi="Arial" w:cs="Arial"/>
          <w:caps/>
          <w:noProof/>
          <w:sz w:val="28"/>
          <w:szCs w:val="28"/>
        </w:rPr>
        <w:drawing>
          <wp:anchor distT="0" distB="0" distL="114300" distR="114300" simplePos="0" relativeHeight="251658240" behindDoc="0" locked="0" layoutInCell="1" allowOverlap="1">
            <wp:simplePos x="0" y="0"/>
            <wp:positionH relativeFrom="column">
              <wp:posOffset>27940</wp:posOffset>
            </wp:positionH>
            <wp:positionV relativeFrom="paragraph">
              <wp:posOffset>-3175</wp:posOffset>
            </wp:positionV>
            <wp:extent cx="1257300" cy="1257300"/>
            <wp:effectExtent l="19050" t="0" r="0" b="0"/>
            <wp:wrapSquare wrapText="bothSides"/>
            <wp:docPr id="3" name="obrázek 3" descr="FIT-ZP2-SP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T-ZP2-SPEC"/>
                    <pic:cNvPicPr>
                      <a:picLocks noChangeAspect="1" noChangeArrowheads="1"/>
                    </pic:cNvPicPr>
                  </pic:nvPicPr>
                  <pic:blipFill>
                    <a:blip r:embed="rId11" cstate="print"/>
                    <a:srcRect/>
                    <a:stretch>
                      <a:fillRect/>
                    </a:stretch>
                  </pic:blipFill>
                  <pic:spPr bwMode="auto">
                    <a:xfrm>
                      <a:off x="0" y="0"/>
                      <a:ext cx="1257300" cy="1257300"/>
                    </a:xfrm>
                    <a:prstGeom prst="rect">
                      <a:avLst/>
                    </a:prstGeom>
                    <a:noFill/>
                    <a:ln w="9525">
                      <a:noFill/>
                      <a:miter lim="800000"/>
                      <a:headEnd/>
                      <a:tailEnd/>
                    </a:ln>
                  </pic:spPr>
                </pic:pic>
              </a:graphicData>
            </a:graphic>
          </wp:anchor>
        </w:drawing>
      </w:r>
      <w:r w:rsidR="002C0A91">
        <w:rPr>
          <w:rFonts w:ascii="Arial" w:hAnsi="Arial" w:cs="Arial"/>
          <w:caps/>
          <w:sz w:val="28"/>
          <w:szCs w:val="28"/>
        </w:rPr>
        <w:t>FAKULTA INFORMAČNÍCH TECHNOLOGIÍ</w:t>
      </w:r>
    </w:p>
    <w:p w:rsidR="002C0A91" w:rsidRDefault="002C0A91" w:rsidP="002C0A91">
      <w:pPr>
        <w:widowControl w:val="0"/>
        <w:rPr>
          <w:rFonts w:ascii="Arial" w:hAnsi="Arial" w:cs="Arial"/>
          <w:caps/>
          <w:sz w:val="20"/>
          <w:szCs w:val="20"/>
        </w:rPr>
      </w:pPr>
      <w:r>
        <w:rPr>
          <w:rFonts w:ascii="Arial" w:hAnsi="Arial"/>
          <w:caps/>
          <w:sz w:val="28"/>
          <w:szCs w:val="28"/>
        </w:rPr>
        <w:t xml:space="preserve">ÚSTAV </w:t>
      </w:r>
      <w:r w:rsidR="0078451B">
        <w:rPr>
          <w:rFonts w:ascii="Arial" w:hAnsi="Arial"/>
          <w:caps/>
          <w:sz w:val="28"/>
          <w:szCs w:val="28"/>
        </w:rPr>
        <w:t>inteligentních</w:t>
      </w:r>
      <w:r>
        <w:rPr>
          <w:rFonts w:ascii="Arial" w:hAnsi="Arial"/>
          <w:caps/>
          <w:sz w:val="28"/>
          <w:szCs w:val="28"/>
        </w:rPr>
        <w:t xml:space="preserve"> SYSTÉMŮ</w:t>
      </w:r>
    </w:p>
    <w:p w:rsidR="002C0A91" w:rsidRPr="00557AFD" w:rsidRDefault="002C0A91" w:rsidP="002C0A91">
      <w:pPr>
        <w:spacing w:line="240" w:lineRule="auto"/>
        <w:rPr>
          <w:rFonts w:ascii="Arial" w:hAnsi="Arial" w:cs="Arial"/>
          <w:sz w:val="28"/>
          <w:szCs w:val="28"/>
        </w:rPr>
      </w:pPr>
      <w:r w:rsidRPr="00557AFD">
        <w:rPr>
          <w:rFonts w:ascii="Arial" w:hAnsi="Arial" w:cs="Arial"/>
        </w:rPr>
        <w:t>FACULTY OF INFORMATION TECHNOLOGY</w:t>
      </w:r>
    </w:p>
    <w:p w:rsidR="002C0A91" w:rsidRPr="00557AFD" w:rsidRDefault="002C0A91" w:rsidP="002C0A91">
      <w:pPr>
        <w:spacing w:line="240" w:lineRule="auto"/>
        <w:rPr>
          <w:rFonts w:ascii="Arial" w:hAnsi="Arial" w:cs="Arial"/>
        </w:rPr>
      </w:pPr>
      <w:r w:rsidRPr="00557AFD">
        <w:rPr>
          <w:rFonts w:ascii="Arial" w:hAnsi="Arial" w:cs="Arial"/>
        </w:rPr>
        <w:t xml:space="preserve">DEPARTMENT OF </w:t>
      </w:r>
      <w:r w:rsidR="0078451B">
        <w:rPr>
          <w:rFonts w:ascii="Arial" w:hAnsi="Arial" w:cs="Arial"/>
        </w:rPr>
        <w:t>INTELIGENT</w:t>
      </w:r>
      <w:r w:rsidRPr="00557AFD">
        <w:rPr>
          <w:rFonts w:ascii="Arial" w:hAnsi="Arial" w:cs="Arial"/>
        </w:rPr>
        <w:t xml:space="preserve"> SYSTEMS</w:t>
      </w:r>
    </w:p>
    <w:p w:rsidR="002C0A91" w:rsidRDefault="002C0A91" w:rsidP="002C0A91">
      <w:pPr>
        <w:rPr>
          <w:rFonts w:ascii="Arial" w:hAnsi="Arial" w:cs="Arial"/>
          <w:caps/>
          <w:sz w:val="36"/>
          <w:szCs w:val="36"/>
        </w:rPr>
      </w:pPr>
    </w:p>
    <w:p w:rsidR="002C0A91" w:rsidRDefault="002C0A91" w:rsidP="002C0A91">
      <w:pPr>
        <w:rPr>
          <w:rFonts w:ascii="Arial" w:hAnsi="Arial" w:cs="Arial"/>
          <w:caps/>
          <w:sz w:val="36"/>
          <w:szCs w:val="36"/>
        </w:rPr>
      </w:pPr>
    </w:p>
    <w:p w:rsidR="002C0A91" w:rsidRDefault="002C0A91" w:rsidP="002C0A91">
      <w:pPr>
        <w:spacing w:line="240" w:lineRule="auto"/>
        <w:rPr>
          <w:rFonts w:ascii="Arial" w:hAnsi="Arial" w:cs="Arial"/>
          <w:caps/>
          <w:sz w:val="36"/>
          <w:szCs w:val="36"/>
        </w:rPr>
      </w:pPr>
    </w:p>
    <w:p w:rsidR="002C0A91" w:rsidRDefault="002C0A91" w:rsidP="002C0A91">
      <w:pPr>
        <w:spacing w:line="240" w:lineRule="auto"/>
        <w:rPr>
          <w:rFonts w:ascii="Arial" w:hAnsi="Arial" w:cs="Arial"/>
          <w:caps/>
          <w:sz w:val="36"/>
          <w:szCs w:val="36"/>
        </w:rPr>
      </w:pPr>
    </w:p>
    <w:p w:rsidR="002C0A91" w:rsidRDefault="002C0A91" w:rsidP="002C0A91">
      <w:pPr>
        <w:spacing w:line="240" w:lineRule="auto"/>
        <w:rPr>
          <w:rFonts w:ascii="Arial" w:hAnsi="Arial" w:cs="Arial"/>
          <w:caps/>
          <w:sz w:val="36"/>
          <w:szCs w:val="36"/>
        </w:rPr>
      </w:pPr>
    </w:p>
    <w:p w:rsidR="002C0A91" w:rsidRPr="002C0A91" w:rsidRDefault="0036216C" w:rsidP="002C0A91">
      <w:pPr>
        <w:spacing w:line="240" w:lineRule="auto"/>
        <w:rPr>
          <w:rFonts w:ascii="Arial" w:hAnsi="Arial"/>
          <w:caps/>
          <w:kern w:val="32"/>
          <w:sz w:val="36"/>
          <w:szCs w:val="36"/>
        </w:rPr>
      </w:pPr>
      <w:r>
        <w:rPr>
          <w:rFonts w:ascii="Arial" w:hAnsi="Arial"/>
          <w:caps/>
          <w:kern w:val="32"/>
          <w:sz w:val="36"/>
          <w:szCs w:val="36"/>
        </w:rPr>
        <w:t>modelem řízený návrh konferenčního systému</w:t>
      </w:r>
    </w:p>
    <w:p w:rsidR="002C0A91" w:rsidRPr="00557AFD" w:rsidRDefault="0036216C" w:rsidP="002C0A91">
      <w:pPr>
        <w:spacing w:line="240" w:lineRule="auto"/>
        <w:rPr>
          <w:rFonts w:ascii="Arial" w:hAnsi="Arial" w:cs="Arial"/>
          <w:caps/>
          <w:sz w:val="20"/>
          <w:szCs w:val="20"/>
        </w:rPr>
      </w:pPr>
      <w:r>
        <w:rPr>
          <w:rFonts w:ascii="Arial" w:hAnsi="Arial" w:cs="Arial"/>
          <w:caps/>
          <w:sz w:val="20"/>
          <w:szCs w:val="20"/>
        </w:rPr>
        <w:t>Model based design of the conference system</w:t>
      </w:r>
    </w:p>
    <w:p w:rsidR="002C0A91" w:rsidRPr="00557AFD" w:rsidRDefault="0036216C" w:rsidP="002C0A91">
      <w:pPr>
        <w:pStyle w:val="Nadpis7"/>
        <w:widowControl w:val="0"/>
        <w:spacing w:before="3360" w:line="240" w:lineRule="auto"/>
        <w:rPr>
          <w:rFonts w:ascii="Arial" w:hAnsi="Arial" w:cs="Arial"/>
          <w:caps/>
          <w:sz w:val="28"/>
          <w:szCs w:val="28"/>
        </w:rPr>
      </w:pPr>
      <w:r>
        <w:rPr>
          <w:rFonts w:ascii="Arial" w:hAnsi="Arial" w:cs="Arial"/>
          <w:caps/>
          <w:sz w:val="28"/>
          <w:szCs w:val="28"/>
        </w:rPr>
        <w:t>semestrální projekt</w:t>
      </w:r>
    </w:p>
    <w:p w:rsidR="002C0A91" w:rsidRPr="00557AFD" w:rsidRDefault="0036216C" w:rsidP="002C0A91">
      <w:pPr>
        <w:pStyle w:val="Nadpis9"/>
        <w:widowControl w:val="0"/>
        <w:spacing w:before="0" w:after="0" w:line="240" w:lineRule="auto"/>
        <w:rPr>
          <w:caps/>
          <w:sz w:val="20"/>
          <w:szCs w:val="20"/>
        </w:rPr>
      </w:pPr>
      <w:r>
        <w:rPr>
          <w:caps/>
          <w:sz w:val="20"/>
          <w:szCs w:val="20"/>
        </w:rPr>
        <w:t>term project</w:t>
      </w:r>
    </w:p>
    <w:p w:rsidR="002C0A91" w:rsidRDefault="002C0A91" w:rsidP="002C0A91"/>
    <w:p w:rsidR="002C0A91" w:rsidRPr="00557AFD" w:rsidRDefault="002C0A91" w:rsidP="002C0A91">
      <w:pPr>
        <w:spacing w:line="240" w:lineRule="auto"/>
        <w:rPr>
          <w:rFonts w:ascii="Arial" w:hAnsi="Arial" w:cs="Arial"/>
          <w:sz w:val="28"/>
          <w:szCs w:val="28"/>
        </w:rPr>
      </w:pPr>
      <w:r w:rsidRPr="00557AFD">
        <w:rPr>
          <w:rFonts w:ascii="Arial" w:hAnsi="Arial" w:cs="Arial"/>
          <w:sz w:val="28"/>
          <w:szCs w:val="28"/>
        </w:rPr>
        <w:t>AUTOR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Pr>
          <w:rFonts w:ascii="Arial" w:hAnsi="Arial" w:cs="Arial"/>
          <w:sz w:val="28"/>
          <w:szCs w:val="28"/>
        </w:rPr>
        <w:tab/>
      </w:r>
      <w:r w:rsidR="002F481F">
        <w:rPr>
          <w:rFonts w:ascii="Arial" w:hAnsi="Arial" w:cs="Arial"/>
          <w:sz w:val="28"/>
          <w:szCs w:val="28"/>
        </w:rPr>
        <w:t xml:space="preserve">Bc. </w:t>
      </w:r>
      <w:r w:rsidR="001948C8">
        <w:rPr>
          <w:rFonts w:ascii="Arial" w:hAnsi="Arial" w:cs="Arial"/>
          <w:sz w:val="28"/>
          <w:szCs w:val="28"/>
        </w:rPr>
        <w:t>MATĚJ CAHA</w:t>
      </w:r>
    </w:p>
    <w:p w:rsidR="002C0A91" w:rsidRPr="00557AFD" w:rsidRDefault="002C0A91" w:rsidP="002C0A91">
      <w:pPr>
        <w:widowControl w:val="0"/>
        <w:spacing w:after="60" w:line="240" w:lineRule="auto"/>
        <w:rPr>
          <w:rFonts w:ascii="Arial" w:hAnsi="Arial" w:cs="Arial"/>
          <w:caps/>
          <w:sz w:val="20"/>
          <w:szCs w:val="20"/>
        </w:rPr>
      </w:pPr>
      <w:r w:rsidRPr="00557AFD">
        <w:rPr>
          <w:rFonts w:ascii="Arial" w:hAnsi="Arial" w:cs="Arial"/>
          <w:caps/>
          <w:sz w:val="20"/>
          <w:szCs w:val="20"/>
        </w:rPr>
        <w:t>AUTHOR</w:t>
      </w:r>
    </w:p>
    <w:p w:rsidR="002C0A91" w:rsidRDefault="002C0A91" w:rsidP="002C0A91">
      <w:pPr>
        <w:rPr>
          <w:b/>
        </w:rPr>
      </w:pPr>
    </w:p>
    <w:p w:rsidR="002C0A91" w:rsidRPr="00557AFD" w:rsidRDefault="002C0A91" w:rsidP="002C0A91">
      <w:pPr>
        <w:spacing w:line="240" w:lineRule="auto"/>
        <w:rPr>
          <w:rFonts w:ascii="Arial" w:hAnsi="Arial" w:cs="Arial"/>
          <w:sz w:val="28"/>
          <w:szCs w:val="28"/>
        </w:rPr>
      </w:pPr>
      <w:r w:rsidRPr="00557AFD">
        <w:rPr>
          <w:rFonts w:ascii="Arial" w:hAnsi="Arial" w:cs="Arial"/>
          <w:sz w:val="28"/>
          <w:szCs w:val="28"/>
        </w:rPr>
        <w:t>VEDOUCÍ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sidR="002F481F">
        <w:rPr>
          <w:rFonts w:ascii="Arial" w:hAnsi="Arial" w:cs="Arial"/>
          <w:sz w:val="28"/>
          <w:szCs w:val="28"/>
        </w:rPr>
        <w:t xml:space="preserve">Ing. </w:t>
      </w:r>
      <w:r w:rsidR="001948C8">
        <w:rPr>
          <w:rFonts w:ascii="Arial" w:hAnsi="Arial" w:cs="Arial"/>
          <w:sz w:val="28"/>
          <w:szCs w:val="28"/>
        </w:rPr>
        <w:t>RADEK KOČÍ</w:t>
      </w:r>
      <w:r w:rsidR="002F481F">
        <w:rPr>
          <w:rFonts w:ascii="Arial" w:hAnsi="Arial" w:cs="Arial"/>
          <w:sz w:val="28"/>
          <w:szCs w:val="28"/>
        </w:rPr>
        <w:t>, Ph.D.</w:t>
      </w:r>
    </w:p>
    <w:p w:rsidR="002C0A91" w:rsidRPr="0036216C" w:rsidRDefault="002C0A91" w:rsidP="0036216C">
      <w:pPr>
        <w:widowControl w:val="0"/>
        <w:spacing w:after="60" w:line="240" w:lineRule="auto"/>
        <w:rPr>
          <w:rFonts w:ascii="Arial" w:hAnsi="Arial" w:cs="Arial"/>
          <w:caps/>
          <w:sz w:val="20"/>
          <w:szCs w:val="20"/>
        </w:rPr>
      </w:pPr>
      <w:r w:rsidRPr="00557AFD">
        <w:rPr>
          <w:rFonts w:ascii="Arial" w:hAnsi="Arial" w:cs="Arial"/>
          <w:caps/>
          <w:sz w:val="20"/>
          <w:szCs w:val="20"/>
        </w:rPr>
        <w:t>SUPERVISOR</w:t>
      </w:r>
    </w:p>
    <w:p w:rsidR="002C0A91" w:rsidRDefault="002C0A91" w:rsidP="002C0A91">
      <w:pPr>
        <w:rPr>
          <w:rFonts w:ascii="Arial" w:hAnsi="Arial" w:cs="Arial"/>
          <w:szCs w:val="22"/>
        </w:rPr>
      </w:pPr>
    </w:p>
    <w:p w:rsidR="00877C96" w:rsidRDefault="00697743" w:rsidP="002C0A91">
      <w:pPr>
        <w:rPr>
          <w:rFonts w:ascii="Arial" w:hAnsi="Arial" w:cs="Arial"/>
          <w:szCs w:val="22"/>
        </w:rPr>
        <w:sectPr w:rsidR="00877C96" w:rsidSect="00877C96">
          <w:type w:val="continuous"/>
          <w:pgSz w:w="11906" w:h="16838"/>
          <w:pgMar w:top="1417" w:right="1286" w:bottom="1417" w:left="1620" w:header="708" w:footer="708" w:gutter="0"/>
          <w:cols w:space="708"/>
          <w:titlePg/>
          <w:docGrid w:linePitch="360"/>
        </w:sectPr>
      </w:pPr>
      <w:r>
        <w:rPr>
          <w:rFonts w:ascii="Arial" w:hAnsi="Arial" w:cs="Arial"/>
          <w:szCs w:val="22"/>
        </w:rPr>
        <w:t>BRNO 2013</w:t>
      </w:r>
      <w:r w:rsidR="00877C96">
        <w:rPr>
          <w:rFonts w:ascii="Arial" w:hAnsi="Arial" w:cs="Arial"/>
          <w:szCs w:val="22"/>
        </w:rPr>
        <w:t xml:space="preserve">   </w:t>
      </w:r>
    </w:p>
    <w:p w:rsidR="00A86523" w:rsidRPr="00912EE1" w:rsidRDefault="00A86523" w:rsidP="0019118E">
      <w:pPr>
        <w:pStyle w:val="ds34nadpis"/>
        <w:spacing w:line="276" w:lineRule="auto"/>
      </w:pPr>
      <w:r w:rsidRPr="00912EE1">
        <w:lastRenderedPageBreak/>
        <w:t>Abstrakt</w:t>
      </w:r>
    </w:p>
    <w:p w:rsidR="008B052A" w:rsidRDefault="00C04E82" w:rsidP="008B052A">
      <w:pPr>
        <w:pStyle w:val="Odstavecprvn"/>
      </w:pPr>
      <w:r>
        <w:t>Modelem řízený návrh počítačových systémů</w:t>
      </w:r>
      <w:r w:rsidR="00B27E9A">
        <w:t xml:space="preserve"> je zaměřen na vytváření funkčních proveditelných modelů ve fázi návrhu systému, což vede k možnosti </w:t>
      </w:r>
      <w:r w:rsidR="009B5BB0">
        <w:t xml:space="preserve">rychlého </w:t>
      </w:r>
      <w:r w:rsidR="00B27E9A">
        <w:t>prototypování, testování a validace systému</w:t>
      </w:r>
      <w:r w:rsidR="00285818">
        <w:t xml:space="preserve"> již v této fázi vývoje systému</w:t>
      </w:r>
      <w:r w:rsidR="00B27E9A">
        <w:t>. Konkrétní implementace je poté vytvářena automaticky na základě překladových pravidel často specifikovaných vlastním formálním model</w:t>
      </w:r>
      <w:r w:rsidR="00297F69">
        <w:t>em</w:t>
      </w:r>
      <w:r w:rsidR="00B27E9A">
        <w:t xml:space="preserve">. Místo transformace modelu na konkrétní implementaci může být funkční model zachován </w:t>
      </w:r>
      <w:r w:rsidR="008B052A">
        <w:t>až k</w:t>
      </w:r>
      <w:r w:rsidR="00B27E9A">
        <w:t xml:space="preserve"> nasazení výsledného systému, čemuž se říká model continuity. Tímto způsobem lze efektivně využít metody modelování a simulace po celou dobu vyvíjení systému.</w:t>
      </w:r>
    </w:p>
    <w:p w:rsidR="00D53329" w:rsidRPr="00297F69" w:rsidRDefault="007F5584" w:rsidP="00D53329">
      <w:pPr>
        <w:pStyle w:val="Odstavecdal"/>
      </w:pPr>
      <w:r>
        <w:t>Pro tento účel je na fakultě</w:t>
      </w:r>
      <w:r w:rsidR="00297F69">
        <w:t xml:space="preserve"> informačních technologií na VUT v Brně</w:t>
      </w:r>
      <w:r>
        <w:t xml:space="preserve"> vyvíjen nástroj SmallDEVS/PNtalk, který umožňuje programování modelů pomocí formalismů DEVS a OOPN. Objektově orientované Petriho sítě (OOPN) spojují výhody objektového programování a formálního aparátu Petriho sítí a dají se použít pro popis struktury a chování méně složitých systémů. Naopak DEVS je formalismus pro popis složitých diskrétních systémů řízených událostmi, kdy je možno systém skládat ze subsystémů (komponent), kde každý subsystém opět může být složen z dalších subsystémů. DEVS tedy definuje spojované komponenty, které mají propojení mezi svými vstupními a výstupními porty, a atomické komponenty, které mohou mít své chování popsány jiným formalismem, jako třeba OOPN, nebo konečný automat. Dohromady se jedná o silný modelovací aparát, jehož modelování</w:t>
      </w:r>
      <w:r w:rsidR="008B052A">
        <w:t>/programování</w:t>
      </w:r>
      <w:r>
        <w:t xml:space="preserve"> nám ulehčí nástroj SmallDEVS/PNtalk, </w:t>
      </w:r>
      <w:r w:rsidR="008B052A">
        <w:t xml:space="preserve">postavený </w:t>
      </w:r>
      <w:r>
        <w:t xml:space="preserve"> na čistě objektově orientovaném jazyce Smalltalk.</w:t>
      </w:r>
    </w:p>
    <w:p w:rsidR="002D2A1B" w:rsidRPr="00912EE1" w:rsidRDefault="002D2A1B" w:rsidP="002D2A1B">
      <w:pPr>
        <w:pStyle w:val="ds34nadpis"/>
        <w:spacing w:line="276" w:lineRule="auto"/>
      </w:pPr>
      <w:r w:rsidRPr="00912EE1">
        <w:t>Abstract</w:t>
      </w:r>
    </w:p>
    <w:p w:rsidR="002D2A1B" w:rsidRPr="00297F69" w:rsidRDefault="00D53329" w:rsidP="002D2A1B">
      <w:pPr>
        <w:pStyle w:val="ds34"/>
        <w:spacing w:line="276" w:lineRule="auto"/>
        <w:rPr>
          <w:rStyle w:val="hps"/>
          <w:lang w:val="en-US"/>
        </w:rPr>
      </w:pPr>
      <w:r w:rsidRPr="00297F69">
        <w:rPr>
          <w:rStyle w:val="OdstavecprvnChar"/>
          <w:lang w:val="en-US"/>
        </w:rPr>
        <w:t>Model-based design of computer systems is focused on creating functional executable models in the phase of design system, which leads to possibility of prototyping, testing and validation of the system at this stage of system development.</w:t>
      </w:r>
      <w:r w:rsidR="00297F69" w:rsidRPr="00297F69">
        <w:rPr>
          <w:rStyle w:val="OdstavecprvnChar"/>
          <w:lang w:val="en-US"/>
        </w:rPr>
        <w:t xml:space="preserve"> The specific implementation is then created automatically based on the translation rules, which are often specified by its own formal model. The other way is to keep functional executable model</w:t>
      </w:r>
      <w:r w:rsidR="000F0E7C">
        <w:rPr>
          <w:rStyle w:val="OdstavecprvnChar"/>
          <w:lang w:val="en-US"/>
        </w:rPr>
        <w:t>s</w:t>
      </w:r>
      <w:r w:rsidR="00297F69" w:rsidRPr="00297F69">
        <w:rPr>
          <w:rStyle w:val="OdstavecprvnChar"/>
          <w:lang w:val="en-US"/>
        </w:rPr>
        <w:t xml:space="preserve"> in application, which is called model continuity. This is how you can effectively use the methods of system modeling and simulation throughout the developing process</w:t>
      </w:r>
      <w:r w:rsidR="00297F69" w:rsidRPr="00297F69">
        <w:rPr>
          <w:rStyle w:val="hps"/>
          <w:lang w:val="en-US"/>
        </w:rPr>
        <w:t>.</w:t>
      </w:r>
    </w:p>
    <w:p w:rsidR="00297F69" w:rsidRPr="00D53329" w:rsidRDefault="00297F69" w:rsidP="00297F69">
      <w:pPr>
        <w:pStyle w:val="Odstavecdal"/>
        <w:rPr>
          <w:lang w:val="en-US"/>
        </w:rPr>
      </w:pPr>
      <w:r>
        <w:rPr>
          <w:lang w:val="en-US"/>
        </w:rPr>
        <w:t>For this purpose a tool SmallDEVS/PNtalk was developed on faculty of information technology on VUT Brno</w:t>
      </w:r>
      <w:r w:rsidR="00481F02">
        <w:rPr>
          <w:lang w:val="en-US"/>
        </w:rPr>
        <w:t>. This tool allows programming models based on formalisms DEVS and OOPN. Object oriented Petri nets (OOPN) combine the advantages of OOP and formal apparatus of Petri nets. OOPN can be used to describe of structure and behavior of less complex systems. DEVS formalism is used to describe of complex discrete event systems, which may be composed of subsystems (components), where each subsystem can be a</w:t>
      </w:r>
      <w:r w:rsidR="00617FE2">
        <w:rPr>
          <w:lang w:val="en-US"/>
        </w:rPr>
        <w:t>n</w:t>
      </w:r>
      <w:r w:rsidR="00481F02">
        <w:rPr>
          <w:lang w:val="en-US"/>
        </w:rPr>
        <w:t xml:space="preserve"> atomic component, or coupled component composed of other subsystems.</w:t>
      </w:r>
      <w:r w:rsidR="002614EF">
        <w:rPr>
          <w:lang w:val="en-US"/>
        </w:rPr>
        <w:t xml:space="preserve"> Coupling of components is provided by input/output ports of component. Behavior of atomic components may be describe by other formalisms like OOPN or finite state machine. Altogether it is a powerful modeling apparatus and the framework SmallDEVS/PNtalk facilitates work on modeling and programming with it.</w:t>
      </w:r>
      <w:r w:rsidR="00A31D04">
        <w:rPr>
          <w:lang w:val="en-US"/>
        </w:rPr>
        <w:t xml:space="preserve"> SmallDEVS/PNtalk is based on pure</w:t>
      </w:r>
      <w:r w:rsidR="00ED6C5C">
        <w:rPr>
          <w:lang w:val="en-US"/>
        </w:rPr>
        <w:t>ly</w:t>
      </w:r>
      <w:r w:rsidR="00A31D04">
        <w:rPr>
          <w:lang w:val="en-US"/>
        </w:rPr>
        <w:t xml:space="preserve"> object-oriented language Smal</w:t>
      </w:r>
      <w:r w:rsidR="00ED6C5C">
        <w:rPr>
          <w:lang w:val="en-US"/>
        </w:rPr>
        <w:t>l</w:t>
      </w:r>
      <w:r w:rsidR="00A31D04">
        <w:rPr>
          <w:lang w:val="en-US"/>
        </w:rPr>
        <w:t>talk.</w:t>
      </w:r>
    </w:p>
    <w:p w:rsidR="00D53329" w:rsidRDefault="00D53329" w:rsidP="002D2A1B">
      <w:pPr>
        <w:pStyle w:val="ds34"/>
        <w:spacing w:line="276" w:lineRule="auto"/>
      </w:pPr>
    </w:p>
    <w:p w:rsidR="009E7A81" w:rsidRDefault="009E7A81" w:rsidP="002D2A1B">
      <w:pPr>
        <w:pStyle w:val="ds34"/>
        <w:spacing w:line="276" w:lineRule="auto"/>
      </w:pPr>
    </w:p>
    <w:p w:rsidR="009E7A81" w:rsidRDefault="009E7A81" w:rsidP="002D2A1B">
      <w:pPr>
        <w:pStyle w:val="ds34"/>
        <w:spacing w:line="276" w:lineRule="auto"/>
      </w:pPr>
    </w:p>
    <w:p w:rsidR="009E7A81" w:rsidRDefault="009E7A81" w:rsidP="002D2A1B">
      <w:pPr>
        <w:pStyle w:val="ds34"/>
        <w:spacing w:line="276" w:lineRule="auto"/>
      </w:pPr>
    </w:p>
    <w:p w:rsidR="009E7A81" w:rsidRDefault="009E7A81" w:rsidP="002D2A1B">
      <w:pPr>
        <w:pStyle w:val="ds34"/>
        <w:spacing w:line="276" w:lineRule="auto"/>
      </w:pPr>
    </w:p>
    <w:p w:rsidR="009E7A81" w:rsidRPr="00912EE1" w:rsidRDefault="009E7A81" w:rsidP="002D2A1B">
      <w:pPr>
        <w:pStyle w:val="ds34"/>
        <w:spacing w:line="276" w:lineRule="auto"/>
      </w:pPr>
    </w:p>
    <w:p w:rsidR="00A86523" w:rsidRPr="00912EE1" w:rsidRDefault="00A86523" w:rsidP="0019118E">
      <w:pPr>
        <w:pStyle w:val="ds34nadpis"/>
        <w:spacing w:line="276" w:lineRule="auto"/>
      </w:pPr>
      <w:r w:rsidRPr="00912EE1">
        <w:lastRenderedPageBreak/>
        <w:t>Klíčová slova</w:t>
      </w:r>
    </w:p>
    <w:p w:rsidR="00A86523" w:rsidRDefault="009723C9" w:rsidP="00D53329">
      <w:pPr>
        <w:pStyle w:val="ds34"/>
        <w:spacing w:line="276" w:lineRule="auto"/>
      </w:pPr>
      <w:r>
        <w:t xml:space="preserve">Softwarové inženýrství, </w:t>
      </w:r>
      <w:r w:rsidR="0094114F">
        <w:t>analýza</w:t>
      </w:r>
      <w:r>
        <w:t xml:space="preserve"> a návrh počítačových systémů,</w:t>
      </w:r>
      <w:r w:rsidR="0094114F">
        <w:t xml:space="preserve"> ,</w:t>
      </w:r>
      <w:r>
        <w:t xml:space="preserve"> modelem řízený návrh, MBD,</w:t>
      </w:r>
      <w:r w:rsidR="0094114F">
        <w:t xml:space="preserve"> simulací řízený návrh, SBD,</w:t>
      </w:r>
      <w:r>
        <w:t xml:space="preserve"> MDA, DEVS, OOPN, SmallDEVS, PNtalk, modelování a simulace.</w:t>
      </w:r>
    </w:p>
    <w:p w:rsidR="00D53329" w:rsidRDefault="00D53329" w:rsidP="00D53329">
      <w:pPr>
        <w:pStyle w:val="ds34"/>
        <w:spacing w:line="276" w:lineRule="auto"/>
      </w:pPr>
    </w:p>
    <w:p w:rsidR="00A86523" w:rsidRPr="00912EE1" w:rsidRDefault="00A86523" w:rsidP="0019118E">
      <w:pPr>
        <w:pStyle w:val="ds34nadpis"/>
        <w:spacing w:line="276" w:lineRule="auto"/>
      </w:pPr>
      <w:r w:rsidRPr="00912EE1">
        <w:t>Keywords</w:t>
      </w:r>
    </w:p>
    <w:p w:rsidR="009723C9" w:rsidRPr="00912EE1" w:rsidRDefault="009723C9" w:rsidP="009723C9">
      <w:pPr>
        <w:pStyle w:val="ds34"/>
        <w:spacing w:line="276" w:lineRule="auto"/>
      </w:pPr>
      <w:r>
        <w:t xml:space="preserve">Software engineering, </w:t>
      </w:r>
      <w:r w:rsidR="0094114F">
        <w:t>system analysis and design</w:t>
      </w:r>
      <w:r>
        <w:t xml:space="preserve">, </w:t>
      </w:r>
      <w:r w:rsidR="0094114F">
        <w:t>model-based design</w:t>
      </w:r>
      <w:r>
        <w:t>, MBD,</w:t>
      </w:r>
      <w:r w:rsidR="0094114F">
        <w:t xml:space="preserve"> simulation-based design, SBD,</w:t>
      </w:r>
      <w:r>
        <w:t xml:space="preserve"> MDA, DEVS, OOPN, SmallDEVS, PNtalk, </w:t>
      </w:r>
      <w:r w:rsidR="0094114F">
        <w:t>modeling and simulation</w:t>
      </w:r>
      <w:r>
        <w:t>.</w:t>
      </w:r>
    </w:p>
    <w:p w:rsidR="00A86523" w:rsidRDefault="00A86523" w:rsidP="0019118E">
      <w:pPr>
        <w:pStyle w:val="ds34"/>
        <w:spacing w:line="276" w:lineRule="auto"/>
      </w:pPr>
    </w:p>
    <w:p w:rsidR="0019118E" w:rsidRDefault="0019118E" w:rsidP="0019118E">
      <w:pPr>
        <w:pStyle w:val="ds34"/>
        <w:spacing w:line="276" w:lineRule="auto"/>
      </w:pPr>
    </w:p>
    <w:p w:rsidR="0019118E" w:rsidRDefault="0019118E" w:rsidP="0019118E">
      <w:pPr>
        <w:pStyle w:val="ds34"/>
        <w:spacing w:line="276" w:lineRule="auto"/>
      </w:pPr>
    </w:p>
    <w:p w:rsidR="0019118E" w:rsidRDefault="0019118E" w:rsidP="0019118E">
      <w:pPr>
        <w:pStyle w:val="ds34"/>
        <w:spacing w:line="276" w:lineRule="auto"/>
      </w:pPr>
    </w:p>
    <w:p w:rsidR="0019118E" w:rsidRDefault="0019118E" w:rsidP="0019118E">
      <w:pPr>
        <w:pStyle w:val="ds34"/>
        <w:spacing w:line="276" w:lineRule="auto"/>
      </w:pPr>
    </w:p>
    <w:p w:rsidR="0019118E" w:rsidRDefault="0019118E" w:rsidP="0019118E">
      <w:pPr>
        <w:pStyle w:val="ds34"/>
        <w:spacing w:line="276" w:lineRule="auto"/>
      </w:pPr>
    </w:p>
    <w:p w:rsidR="0019118E" w:rsidRDefault="0019118E" w:rsidP="0019118E">
      <w:pPr>
        <w:pStyle w:val="ds34"/>
        <w:spacing w:line="276" w:lineRule="auto"/>
      </w:pPr>
    </w:p>
    <w:p w:rsidR="0019118E" w:rsidRDefault="0019118E"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Pr="00912EE1" w:rsidRDefault="009E7A81" w:rsidP="0019118E">
      <w:pPr>
        <w:pStyle w:val="ds34"/>
        <w:spacing w:line="276" w:lineRule="auto"/>
      </w:pPr>
    </w:p>
    <w:p w:rsidR="00A86523" w:rsidRDefault="00A86523" w:rsidP="0019118E">
      <w:pPr>
        <w:pStyle w:val="ds34nadpis"/>
        <w:spacing w:line="276" w:lineRule="auto"/>
      </w:pPr>
    </w:p>
    <w:p w:rsidR="00A86523" w:rsidRDefault="00A86523" w:rsidP="0019118E">
      <w:pPr>
        <w:pStyle w:val="ds34nadpis"/>
        <w:spacing w:line="276" w:lineRule="auto"/>
      </w:pPr>
    </w:p>
    <w:p w:rsidR="00A86523" w:rsidRDefault="00A86523" w:rsidP="0019118E">
      <w:pPr>
        <w:pStyle w:val="ds34nadpis"/>
        <w:spacing w:line="276" w:lineRule="auto"/>
      </w:pPr>
      <w:r>
        <w:t>Citace</w:t>
      </w:r>
    </w:p>
    <w:p w:rsidR="002F65F6" w:rsidRPr="0019118E" w:rsidRDefault="001948C8" w:rsidP="0019118E">
      <w:pPr>
        <w:spacing w:line="276" w:lineRule="auto"/>
        <w:rPr>
          <w:b/>
          <w:sz w:val="36"/>
          <w:szCs w:val="36"/>
        </w:rPr>
      </w:pPr>
      <w:r>
        <w:t>Caha Matěj</w:t>
      </w:r>
      <w:r w:rsidR="00A86523">
        <w:t xml:space="preserve">: </w:t>
      </w:r>
      <w:r>
        <w:t>Modelem řízený návrh konferenčního systému</w:t>
      </w:r>
      <w:r w:rsidR="000B75FE">
        <w:t xml:space="preserve">, </w:t>
      </w:r>
      <w:r>
        <w:t>semestrální projekt</w:t>
      </w:r>
      <w:r w:rsidR="000B75FE">
        <w:t>,</w:t>
      </w:r>
      <w:r w:rsidR="00A86523">
        <w:t xml:space="preserve"> </w:t>
      </w:r>
      <w:r w:rsidR="00877C96">
        <w:t>Brno,</w:t>
      </w:r>
      <w:r w:rsidR="00AF03EA">
        <w:t xml:space="preserve"> FIT VUT v</w:t>
      </w:r>
      <w:r w:rsidR="000B75FE">
        <w:t> </w:t>
      </w:r>
      <w:r w:rsidR="00AF03EA">
        <w:t>Brně</w:t>
      </w:r>
      <w:r>
        <w:t>, 2013</w:t>
      </w:r>
      <w:r w:rsidR="0019118E">
        <w:br w:type="page"/>
      </w:r>
      <w:r w:rsidR="00B14A25">
        <w:rPr>
          <w:b/>
          <w:sz w:val="36"/>
          <w:szCs w:val="36"/>
        </w:rPr>
        <w:lastRenderedPageBreak/>
        <w:t>Modelem řízený návrh konferenčního systému</w:t>
      </w:r>
    </w:p>
    <w:p w:rsidR="004E7A66" w:rsidRDefault="004E7A66" w:rsidP="0019118E">
      <w:pPr>
        <w:pStyle w:val="ds2"/>
        <w:spacing w:line="276" w:lineRule="auto"/>
        <w:rPr>
          <w:lang w:val="cs-CZ"/>
        </w:rPr>
      </w:pPr>
    </w:p>
    <w:p w:rsidR="0019118E" w:rsidRPr="00912EE1" w:rsidRDefault="0019118E" w:rsidP="0019118E">
      <w:pPr>
        <w:pStyle w:val="ds2"/>
        <w:spacing w:line="276" w:lineRule="auto"/>
        <w:rPr>
          <w:lang w:val="cs-CZ"/>
        </w:rPr>
      </w:pPr>
    </w:p>
    <w:p w:rsidR="00A86523" w:rsidRPr="00912EE1" w:rsidRDefault="00A86523" w:rsidP="0019118E">
      <w:pPr>
        <w:pStyle w:val="ds34nadpis"/>
        <w:spacing w:line="276" w:lineRule="auto"/>
      </w:pPr>
      <w:r w:rsidRPr="00912EE1">
        <w:t>Prohlášení</w:t>
      </w:r>
    </w:p>
    <w:p w:rsidR="00A86523" w:rsidRPr="00912EE1" w:rsidRDefault="00A86523" w:rsidP="00EF05DD">
      <w:pPr>
        <w:pStyle w:val="ds2"/>
        <w:spacing w:line="276" w:lineRule="auto"/>
        <w:rPr>
          <w:lang w:val="cs-CZ"/>
        </w:rPr>
      </w:pPr>
      <w:r w:rsidRPr="00912EE1">
        <w:rPr>
          <w:lang w:val="cs-CZ"/>
        </w:rPr>
        <w:t xml:space="preserve">Prohlašuji, že jsem tuto </w:t>
      </w:r>
      <w:r w:rsidR="00857B91">
        <w:rPr>
          <w:lang w:val="cs-CZ"/>
        </w:rPr>
        <w:t>diplomovou</w:t>
      </w:r>
      <w:r w:rsidRPr="00912EE1">
        <w:rPr>
          <w:lang w:val="cs-CZ"/>
        </w:rPr>
        <w:t xml:space="preserve"> práci vy</w:t>
      </w:r>
      <w:r w:rsidR="00EF05DD">
        <w:rPr>
          <w:lang w:val="cs-CZ"/>
        </w:rPr>
        <w:t>pracoval samostatně pod vedením pana Ing. Radka Kočího, Ph.D.</w:t>
      </w:r>
    </w:p>
    <w:p w:rsidR="00A86523" w:rsidRPr="00912EE1" w:rsidRDefault="00A86523" w:rsidP="0019118E">
      <w:pPr>
        <w:pStyle w:val="ds2"/>
        <w:spacing w:line="276" w:lineRule="auto"/>
        <w:rPr>
          <w:lang w:val="cs-CZ"/>
        </w:rPr>
      </w:pPr>
      <w:r w:rsidRPr="00912EE1">
        <w:rPr>
          <w:lang w:val="cs-CZ"/>
        </w:rPr>
        <w:t>Uvedl jsem všechny literární prameny a publikace, ze kterých jsem čerpal.</w:t>
      </w:r>
    </w:p>
    <w:p w:rsidR="00C078C3" w:rsidRDefault="00C078C3" w:rsidP="0019118E">
      <w:pPr>
        <w:pStyle w:val="ds2"/>
        <w:spacing w:line="276" w:lineRule="auto"/>
        <w:rPr>
          <w:lang w:val="cs-CZ"/>
        </w:rPr>
      </w:pPr>
    </w:p>
    <w:p w:rsidR="00A86523" w:rsidRPr="00912EE1" w:rsidRDefault="00A86523" w:rsidP="0019118E">
      <w:pPr>
        <w:pStyle w:val="ds2"/>
        <w:spacing w:line="276" w:lineRule="auto"/>
        <w:rPr>
          <w:lang w:val="cs-CZ"/>
        </w:rPr>
      </w:pPr>
    </w:p>
    <w:p w:rsidR="00A86523" w:rsidRPr="00912EE1" w:rsidRDefault="00A86523" w:rsidP="0019118E">
      <w:pPr>
        <w:pStyle w:val="ds2podpis"/>
        <w:spacing w:line="276" w:lineRule="auto"/>
        <w:rPr>
          <w:lang w:val="cs-CZ"/>
        </w:rPr>
      </w:pPr>
      <w:r w:rsidRPr="00912EE1">
        <w:rPr>
          <w:lang w:val="cs-CZ"/>
        </w:rPr>
        <w:t>……………………</w:t>
      </w:r>
    </w:p>
    <w:p w:rsidR="00A86523" w:rsidRPr="00912EE1" w:rsidRDefault="00B14A25" w:rsidP="0019118E">
      <w:pPr>
        <w:pStyle w:val="ds2podpis"/>
        <w:spacing w:line="276" w:lineRule="auto"/>
        <w:rPr>
          <w:lang w:val="cs-CZ"/>
        </w:rPr>
      </w:pPr>
      <w:r>
        <w:rPr>
          <w:lang w:val="cs-CZ"/>
        </w:rPr>
        <w:t>Matěj Caha</w:t>
      </w:r>
    </w:p>
    <w:p w:rsidR="00A86523" w:rsidRPr="00912EE1" w:rsidRDefault="00B14A25" w:rsidP="0019118E">
      <w:pPr>
        <w:pStyle w:val="ds2podpis"/>
        <w:spacing w:line="276" w:lineRule="auto"/>
        <w:rPr>
          <w:lang w:val="cs-CZ"/>
        </w:rPr>
      </w:pPr>
      <w:r>
        <w:rPr>
          <w:lang w:val="cs-CZ"/>
        </w:rPr>
        <w:t>9.1.2013</w:t>
      </w:r>
    </w:p>
    <w:p w:rsidR="00A86523" w:rsidRPr="00912EE1"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Pr="00912EE1" w:rsidRDefault="00A86523" w:rsidP="0019118E">
      <w:pPr>
        <w:pStyle w:val="ds34nadpis"/>
        <w:spacing w:line="276" w:lineRule="auto"/>
      </w:pPr>
      <w:r w:rsidRPr="00912EE1">
        <w:t>Poděkování</w:t>
      </w:r>
    </w:p>
    <w:p w:rsidR="00A86523" w:rsidRPr="00912EE1" w:rsidRDefault="00EF05DD" w:rsidP="0019118E">
      <w:pPr>
        <w:pStyle w:val="ds34"/>
        <w:spacing w:line="276" w:lineRule="auto"/>
      </w:pPr>
      <w:r>
        <w:t>Děkuji svému vedoucímu práce panu Ing. Radku Kočímu, Ph.D. za uvedení do problematiky a za následné komentáře ke struktuře a obsahu této práce.</w:t>
      </w:r>
    </w:p>
    <w:p w:rsidR="00A86523" w:rsidRPr="00912EE1" w:rsidRDefault="00A86523" w:rsidP="0019118E">
      <w:pPr>
        <w:pStyle w:val="ds34"/>
        <w:spacing w:line="276" w:lineRule="auto"/>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6F0F63" w:rsidRPr="00912EE1" w:rsidRDefault="006F0F63" w:rsidP="0019118E">
      <w:pPr>
        <w:pStyle w:val="ds2"/>
        <w:spacing w:line="276" w:lineRule="auto"/>
        <w:rPr>
          <w:lang w:val="cs-CZ"/>
        </w:rPr>
      </w:pPr>
      <w:r w:rsidRPr="00912EE1">
        <w:rPr>
          <w:lang w:val="cs-CZ"/>
        </w:rPr>
        <w:t>© </w:t>
      </w:r>
      <w:r w:rsidR="009F26A1">
        <w:rPr>
          <w:lang w:val="cs-CZ"/>
        </w:rPr>
        <w:t>Matěj Caha</w:t>
      </w:r>
      <w:r w:rsidRPr="00912EE1">
        <w:rPr>
          <w:lang w:val="cs-CZ"/>
        </w:rPr>
        <w:t xml:space="preserve">, </w:t>
      </w:r>
      <w:r w:rsidR="009F26A1">
        <w:rPr>
          <w:lang w:val="cs-CZ"/>
        </w:rPr>
        <w:t>2013</w:t>
      </w:r>
      <w:r w:rsidR="00076E1D">
        <w:rPr>
          <w:lang w:val="cs-CZ"/>
        </w:rPr>
        <w:t xml:space="preserve"> </w:t>
      </w:r>
    </w:p>
    <w:p w:rsidR="00F567FA" w:rsidRPr="00912EE1" w:rsidRDefault="007C15CD" w:rsidP="0019118E">
      <w:pPr>
        <w:pStyle w:val="ds2prava"/>
        <w:spacing w:line="276" w:lineRule="auto"/>
        <w:jc w:val="both"/>
        <w:rPr>
          <w:lang w:val="cs-CZ"/>
        </w:rPr>
      </w:pPr>
      <w:r w:rsidRPr="007C15CD">
        <w:rPr>
          <w:lang w:val="cs-CZ"/>
        </w:rPr>
        <w:t xml:space="preserve">Tato práce vznikla jako školní dílo na </w:t>
      </w:r>
      <w:r>
        <w:rPr>
          <w:lang w:val="cs-CZ"/>
        </w:rPr>
        <w:t>Vysokém učení technickém v Brně, Fakultě informačních technologií</w:t>
      </w:r>
      <w:r w:rsidRPr="007C15CD">
        <w:rPr>
          <w:lang w:val="cs-CZ"/>
        </w:rPr>
        <w:t>. Práce je chrán</w:t>
      </w:r>
      <w:r>
        <w:rPr>
          <w:lang w:val="cs-CZ"/>
        </w:rPr>
        <w:t>ě</w:t>
      </w:r>
      <w:r w:rsidRPr="007C15CD">
        <w:rPr>
          <w:lang w:val="cs-CZ"/>
        </w:rPr>
        <w:t>na autorským zákonem</w:t>
      </w:r>
      <w:r>
        <w:rPr>
          <w:lang w:val="cs-CZ"/>
        </w:rPr>
        <w:t xml:space="preserve"> </w:t>
      </w:r>
      <w:r w:rsidRPr="007C15CD">
        <w:rPr>
          <w:lang w:val="cs-CZ"/>
        </w:rPr>
        <w:t>a její užití bez ud</w:t>
      </w:r>
      <w:r>
        <w:rPr>
          <w:lang w:val="cs-CZ"/>
        </w:rPr>
        <w:t>ě</w:t>
      </w:r>
      <w:r w:rsidRPr="007C15CD">
        <w:rPr>
          <w:lang w:val="cs-CZ"/>
        </w:rPr>
        <w:t>lení oprávn</w:t>
      </w:r>
      <w:r>
        <w:rPr>
          <w:lang w:val="cs-CZ"/>
        </w:rPr>
        <w:t>ě</w:t>
      </w:r>
      <w:r w:rsidRPr="007C15CD">
        <w:rPr>
          <w:lang w:val="cs-CZ"/>
        </w:rPr>
        <w:t>ní autorem je nezákonné, s výjimkou zákonem definovaných p</w:t>
      </w:r>
      <w:r>
        <w:rPr>
          <w:lang w:val="cs-CZ"/>
        </w:rPr>
        <w:t>ř</w:t>
      </w:r>
      <w:r w:rsidRPr="007C15CD">
        <w:rPr>
          <w:lang w:val="cs-CZ"/>
        </w:rPr>
        <w:t>ípad</w:t>
      </w:r>
      <w:r>
        <w:rPr>
          <w:lang w:val="cs-CZ"/>
        </w:rPr>
        <w:t>ů</w:t>
      </w:r>
      <w:r w:rsidRPr="007C15CD">
        <w:rPr>
          <w:lang w:val="cs-CZ"/>
        </w:rPr>
        <w:t>.</w:t>
      </w:r>
      <w:r w:rsidR="00F567FA" w:rsidRPr="00912EE1">
        <w:rPr>
          <w:lang w:val="cs-CZ"/>
        </w:rPr>
        <w:t>.</w:t>
      </w:r>
    </w:p>
    <w:p w:rsidR="00877C96" w:rsidRDefault="00877C96" w:rsidP="0019118E">
      <w:pPr>
        <w:pStyle w:val="Nadpis1-neslovan"/>
        <w:spacing w:line="276" w:lineRule="auto"/>
        <w:rPr>
          <w:lang w:val="cs-CZ"/>
        </w:rPr>
        <w:sectPr w:rsidR="00877C96" w:rsidSect="00877C96">
          <w:type w:val="continuous"/>
          <w:pgSz w:w="11906" w:h="16838"/>
          <w:pgMar w:top="1417" w:right="1286" w:bottom="1417" w:left="1620" w:header="708" w:footer="708" w:gutter="0"/>
          <w:cols w:space="708"/>
          <w:titlePg/>
          <w:docGrid w:linePitch="360"/>
        </w:sectPr>
      </w:pPr>
      <w:bookmarkStart w:id="1" w:name="_Toc100936338"/>
      <w:bookmarkStart w:id="2" w:name="_Toc101325786"/>
    </w:p>
    <w:p w:rsidR="00BD1195" w:rsidRDefault="00B01531" w:rsidP="0019118E">
      <w:pPr>
        <w:pStyle w:val="Nadpis1"/>
        <w:numPr>
          <w:ilvl w:val="0"/>
          <w:numId w:val="0"/>
        </w:numPr>
        <w:spacing w:line="276" w:lineRule="auto"/>
      </w:pPr>
      <w:bookmarkStart w:id="3" w:name="_Toc354136738"/>
      <w:bookmarkStart w:id="4" w:name="_Toc100936461"/>
      <w:bookmarkStart w:id="5" w:name="_Toc101325787"/>
      <w:bookmarkEnd w:id="1"/>
      <w:bookmarkEnd w:id="2"/>
      <w:r>
        <w:lastRenderedPageBreak/>
        <w:t>Obsah</w:t>
      </w:r>
      <w:bookmarkEnd w:id="3"/>
    </w:p>
    <w:p w:rsidR="00AF287C" w:rsidRDefault="001942F5">
      <w:pPr>
        <w:pStyle w:val="Obsah1"/>
        <w:tabs>
          <w:tab w:val="right" w:leader="dot" w:pos="8990"/>
        </w:tabs>
        <w:rPr>
          <w:rFonts w:asciiTheme="minorHAnsi" w:eastAsiaTheme="minorEastAsia" w:hAnsiTheme="minorHAnsi" w:cstheme="minorBidi"/>
          <w:noProof/>
          <w:szCs w:val="22"/>
        </w:rPr>
      </w:pPr>
      <w:r>
        <w:fldChar w:fldCharType="begin"/>
      </w:r>
      <w:r w:rsidR="00BD1195">
        <w:instrText xml:space="preserve"> TOC \o "1-3" \h \z \u </w:instrText>
      </w:r>
      <w:r>
        <w:fldChar w:fldCharType="separate"/>
      </w:r>
      <w:hyperlink w:anchor="_Toc354136738" w:history="1">
        <w:r w:rsidR="00AF287C" w:rsidRPr="006403CA">
          <w:rPr>
            <w:rStyle w:val="Hypertextovodkaz"/>
            <w:noProof/>
          </w:rPr>
          <w:t>Obsah</w:t>
        </w:r>
        <w:r w:rsidR="00AF287C">
          <w:rPr>
            <w:noProof/>
            <w:webHidden/>
          </w:rPr>
          <w:tab/>
        </w:r>
        <w:r>
          <w:rPr>
            <w:noProof/>
            <w:webHidden/>
          </w:rPr>
          <w:fldChar w:fldCharType="begin"/>
        </w:r>
        <w:r w:rsidR="00AF287C">
          <w:rPr>
            <w:noProof/>
            <w:webHidden/>
          </w:rPr>
          <w:instrText xml:space="preserve"> PAGEREF _Toc354136738 \h </w:instrText>
        </w:r>
        <w:r>
          <w:rPr>
            <w:noProof/>
            <w:webHidden/>
          </w:rPr>
        </w:r>
        <w:r>
          <w:rPr>
            <w:noProof/>
            <w:webHidden/>
          </w:rPr>
          <w:fldChar w:fldCharType="separate"/>
        </w:r>
        <w:r w:rsidR="00C11D5F">
          <w:rPr>
            <w:noProof/>
            <w:webHidden/>
          </w:rPr>
          <w:t>1</w:t>
        </w:r>
        <w:r>
          <w:rPr>
            <w:noProof/>
            <w:webHidden/>
          </w:rPr>
          <w:fldChar w:fldCharType="end"/>
        </w:r>
      </w:hyperlink>
    </w:p>
    <w:p w:rsidR="00AF287C" w:rsidRDefault="001942F5">
      <w:pPr>
        <w:pStyle w:val="Obsah1"/>
        <w:tabs>
          <w:tab w:val="left" w:pos="480"/>
          <w:tab w:val="right" w:leader="dot" w:pos="8990"/>
        </w:tabs>
        <w:rPr>
          <w:rFonts w:asciiTheme="minorHAnsi" w:eastAsiaTheme="minorEastAsia" w:hAnsiTheme="minorHAnsi" w:cstheme="minorBidi"/>
          <w:noProof/>
          <w:szCs w:val="22"/>
        </w:rPr>
      </w:pPr>
      <w:hyperlink w:anchor="_Toc354136739" w:history="1">
        <w:r w:rsidR="00AF287C" w:rsidRPr="006403CA">
          <w:rPr>
            <w:rStyle w:val="Hypertextovodkaz"/>
            <w:noProof/>
          </w:rPr>
          <w:t>1.</w:t>
        </w:r>
        <w:r w:rsidR="00AF287C">
          <w:rPr>
            <w:rFonts w:asciiTheme="minorHAnsi" w:eastAsiaTheme="minorEastAsia" w:hAnsiTheme="minorHAnsi" w:cstheme="minorBidi"/>
            <w:noProof/>
            <w:szCs w:val="22"/>
          </w:rPr>
          <w:tab/>
        </w:r>
        <w:r w:rsidR="00AF287C" w:rsidRPr="006403CA">
          <w:rPr>
            <w:rStyle w:val="Hypertextovodkaz"/>
            <w:noProof/>
          </w:rPr>
          <w:t>Úvod</w:t>
        </w:r>
        <w:r w:rsidR="00AF287C">
          <w:rPr>
            <w:noProof/>
            <w:webHidden/>
          </w:rPr>
          <w:tab/>
        </w:r>
        <w:r>
          <w:rPr>
            <w:noProof/>
            <w:webHidden/>
          </w:rPr>
          <w:fldChar w:fldCharType="begin"/>
        </w:r>
        <w:r w:rsidR="00AF287C">
          <w:rPr>
            <w:noProof/>
            <w:webHidden/>
          </w:rPr>
          <w:instrText xml:space="preserve"> PAGEREF _Toc354136739 \h </w:instrText>
        </w:r>
        <w:r>
          <w:rPr>
            <w:noProof/>
            <w:webHidden/>
          </w:rPr>
        </w:r>
        <w:r>
          <w:rPr>
            <w:noProof/>
            <w:webHidden/>
          </w:rPr>
          <w:fldChar w:fldCharType="separate"/>
        </w:r>
        <w:r w:rsidR="00C11D5F">
          <w:rPr>
            <w:noProof/>
            <w:webHidden/>
          </w:rPr>
          <w:t>2</w:t>
        </w:r>
        <w:r>
          <w:rPr>
            <w:noProof/>
            <w:webHidden/>
          </w:rPr>
          <w:fldChar w:fldCharType="end"/>
        </w:r>
      </w:hyperlink>
    </w:p>
    <w:p w:rsidR="00AF287C" w:rsidRDefault="001942F5">
      <w:pPr>
        <w:pStyle w:val="Obsah1"/>
        <w:tabs>
          <w:tab w:val="left" w:pos="480"/>
          <w:tab w:val="right" w:leader="dot" w:pos="8990"/>
        </w:tabs>
        <w:rPr>
          <w:rFonts w:asciiTheme="minorHAnsi" w:eastAsiaTheme="minorEastAsia" w:hAnsiTheme="minorHAnsi" w:cstheme="minorBidi"/>
          <w:noProof/>
          <w:szCs w:val="22"/>
        </w:rPr>
      </w:pPr>
      <w:hyperlink w:anchor="_Toc354136740" w:history="1">
        <w:r w:rsidR="00AF287C" w:rsidRPr="006403CA">
          <w:rPr>
            <w:rStyle w:val="Hypertextovodkaz"/>
            <w:noProof/>
          </w:rPr>
          <w:t>2.</w:t>
        </w:r>
        <w:r w:rsidR="00AF287C">
          <w:rPr>
            <w:rFonts w:asciiTheme="minorHAnsi" w:eastAsiaTheme="minorEastAsia" w:hAnsiTheme="minorHAnsi" w:cstheme="minorBidi"/>
            <w:noProof/>
            <w:szCs w:val="22"/>
          </w:rPr>
          <w:tab/>
        </w:r>
        <w:r w:rsidR="00AF287C" w:rsidRPr="006403CA">
          <w:rPr>
            <w:rStyle w:val="Hypertextovodkaz"/>
            <w:noProof/>
          </w:rPr>
          <w:t>Historie - cesta k modelem řízenému návrhu</w:t>
        </w:r>
        <w:r w:rsidR="00AF287C">
          <w:rPr>
            <w:noProof/>
            <w:webHidden/>
          </w:rPr>
          <w:tab/>
        </w:r>
        <w:r>
          <w:rPr>
            <w:noProof/>
            <w:webHidden/>
          </w:rPr>
          <w:fldChar w:fldCharType="begin"/>
        </w:r>
        <w:r w:rsidR="00AF287C">
          <w:rPr>
            <w:noProof/>
            <w:webHidden/>
          </w:rPr>
          <w:instrText xml:space="preserve"> PAGEREF _Toc354136740 \h </w:instrText>
        </w:r>
        <w:r>
          <w:rPr>
            <w:noProof/>
            <w:webHidden/>
          </w:rPr>
        </w:r>
        <w:r>
          <w:rPr>
            <w:noProof/>
            <w:webHidden/>
          </w:rPr>
          <w:fldChar w:fldCharType="separate"/>
        </w:r>
        <w:r w:rsidR="00C11D5F">
          <w:rPr>
            <w:noProof/>
            <w:webHidden/>
          </w:rPr>
          <w:t>3</w:t>
        </w:r>
        <w:r>
          <w:rPr>
            <w:noProof/>
            <w:webHidden/>
          </w:rPr>
          <w:fldChar w:fldCharType="end"/>
        </w:r>
      </w:hyperlink>
    </w:p>
    <w:p w:rsidR="00AF287C" w:rsidRDefault="001942F5">
      <w:pPr>
        <w:pStyle w:val="Obsah1"/>
        <w:tabs>
          <w:tab w:val="left" w:pos="480"/>
          <w:tab w:val="right" w:leader="dot" w:pos="8990"/>
        </w:tabs>
        <w:rPr>
          <w:rFonts w:asciiTheme="minorHAnsi" w:eastAsiaTheme="minorEastAsia" w:hAnsiTheme="minorHAnsi" w:cstheme="minorBidi"/>
          <w:noProof/>
          <w:szCs w:val="22"/>
        </w:rPr>
      </w:pPr>
      <w:hyperlink w:anchor="_Toc354136741" w:history="1">
        <w:r w:rsidR="00AF287C" w:rsidRPr="006403CA">
          <w:rPr>
            <w:rStyle w:val="Hypertextovodkaz"/>
            <w:noProof/>
          </w:rPr>
          <w:t>3.</w:t>
        </w:r>
        <w:r w:rsidR="00AF287C">
          <w:rPr>
            <w:rFonts w:asciiTheme="minorHAnsi" w:eastAsiaTheme="minorEastAsia" w:hAnsiTheme="minorHAnsi" w:cstheme="minorBidi"/>
            <w:noProof/>
            <w:szCs w:val="22"/>
          </w:rPr>
          <w:tab/>
        </w:r>
        <w:r w:rsidR="00AF287C" w:rsidRPr="006403CA">
          <w:rPr>
            <w:rStyle w:val="Hypertextovodkaz"/>
            <w:noProof/>
          </w:rPr>
          <w:t>Metodika Model Driven Architecture</w:t>
        </w:r>
        <w:r w:rsidR="00AF287C">
          <w:rPr>
            <w:noProof/>
            <w:webHidden/>
          </w:rPr>
          <w:tab/>
        </w:r>
        <w:r>
          <w:rPr>
            <w:noProof/>
            <w:webHidden/>
          </w:rPr>
          <w:fldChar w:fldCharType="begin"/>
        </w:r>
        <w:r w:rsidR="00AF287C">
          <w:rPr>
            <w:noProof/>
            <w:webHidden/>
          </w:rPr>
          <w:instrText xml:space="preserve"> PAGEREF _Toc354136741 \h </w:instrText>
        </w:r>
        <w:r>
          <w:rPr>
            <w:noProof/>
            <w:webHidden/>
          </w:rPr>
        </w:r>
        <w:r>
          <w:rPr>
            <w:noProof/>
            <w:webHidden/>
          </w:rPr>
          <w:fldChar w:fldCharType="separate"/>
        </w:r>
        <w:r w:rsidR="00C11D5F">
          <w:rPr>
            <w:noProof/>
            <w:webHidden/>
          </w:rPr>
          <w:t>6</w:t>
        </w:r>
        <w:r>
          <w:rPr>
            <w:noProof/>
            <w:webHidden/>
          </w:rPr>
          <w:fldChar w:fldCharType="end"/>
        </w:r>
      </w:hyperlink>
    </w:p>
    <w:p w:rsidR="00AF287C" w:rsidRDefault="001942F5">
      <w:pPr>
        <w:pStyle w:val="Obsah2"/>
        <w:tabs>
          <w:tab w:val="left" w:pos="880"/>
          <w:tab w:val="right" w:leader="dot" w:pos="8990"/>
        </w:tabs>
        <w:rPr>
          <w:rFonts w:asciiTheme="minorHAnsi" w:eastAsiaTheme="minorEastAsia" w:hAnsiTheme="minorHAnsi" w:cstheme="minorBidi"/>
          <w:noProof/>
          <w:szCs w:val="22"/>
        </w:rPr>
      </w:pPr>
      <w:hyperlink w:anchor="_Toc354136742" w:history="1">
        <w:r w:rsidR="00AF287C" w:rsidRPr="006403CA">
          <w:rPr>
            <w:rStyle w:val="Hypertextovodkaz"/>
            <w:noProof/>
          </w:rPr>
          <w:t>3.1</w:t>
        </w:r>
        <w:r w:rsidR="00AF287C">
          <w:rPr>
            <w:rFonts w:asciiTheme="minorHAnsi" w:eastAsiaTheme="minorEastAsia" w:hAnsiTheme="minorHAnsi" w:cstheme="minorBidi"/>
            <w:noProof/>
            <w:szCs w:val="22"/>
          </w:rPr>
          <w:tab/>
        </w:r>
        <w:r w:rsidR="00AF287C" w:rsidRPr="006403CA">
          <w:rPr>
            <w:rStyle w:val="Hypertextovodkaz"/>
            <w:noProof/>
          </w:rPr>
          <w:t>Srovnání UML a xUML</w:t>
        </w:r>
        <w:r w:rsidR="00AF287C">
          <w:rPr>
            <w:noProof/>
            <w:webHidden/>
          </w:rPr>
          <w:tab/>
        </w:r>
        <w:r>
          <w:rPr>
            <w:noProof/>
            <w:webHidden/>
          </w:rPr>
          <w:fldChar w:fldCharType="begin"/>
        </w:r>
        <w:r w:rsidR="00AF287C">
          <w:rPr>
            <w:noProof/>
            <w:webHidden/>
          </w:rPr>
          <w:instrText xml:space="preserve"> PAGEREF _Toc354136742 \h </w:instrText>
        </w:r>
        <w:r>
          <w:rPr>
            <w:noProof/>
            <w:webHidden/>
          </w:rPr>
        </w:r>
        <w:r>
          <w:rPr>
            <w:noProof/>
            <w:webHidden/>
          </w:rPr>
          <w:fldChar w:fldCharType="separate"/>
        </w:r>
        <w:r w:rsidR="00C11D5F">
          <w:rPr>
            <w:noProof/>
            <w:webHidden/>
          </w:rPr>
          <w:t>8</w:t>
        </w:r>
        <w:r>
          <w:rPr>
            <w:noProof/>
            <w:webHidden/>
          </w:rPr>
          <w:fldChar w:fldCharType="end"/>
        </w:r>
      </w:hyperlink>
    </w:p>
    <w:p w:rsidR="00AF287C" w:rsidRDefault="001942F5">
      <w:pPr>
        <w:pStyle w:val="Obsah2"/>
        <w:tabs>
          <w:tab w:val="left" w:pos="880"/>
          <w:tab w:val="right" w:leader="dot" w:pos="8990"/>
        </w:tabs>
        <w:rPr>
          <w:rFonts w:asciiTheme="minorHAnsi" w:eastAsiaTheme="minorEastAsia" w:hAnsiTheme="minorHAnsi" w:cstheme="minorBidi"/>
          <w:noProof/>
          <w:szCs w:val="22"/>
        </w:rPr>
      </w:pPr>
      <w:hyperlink w:anchor="_Toc354136743" w:history="1">
        <w:r w:rsidR="00AF287C" w:rsidRPr="006403CA">
          <w:rPr>
            <w:rStyle w:val="Hypertextovodkaz"/>
            <w:noProof/>
          </w:rPr>
          <w:t>3.2</w:t>
        </w:r>
        <w:r w:rsidR="00AF287C">
          <w:rPr>
            <w:rFonts w:asciiTheme="minorHAnsi" w:eastAsiaTheme="minorEastAsia" w:hAnsiTheme="minorHAnsi" w:cstheme="minorBidi"/>
            <w:noProof/>
            <w:szCs w:val="22"/>
          </w:rPr>
          <w:tab/>
        </w:r>
        <w:r w:rsidR="00AF287C" w:rsidRPr="006403CA">
          <w:rPr>
            <w:rStyle w:val="Hypertextovodkaz"/>
            <w:noProof/>
          </w:rPr>
          <w:t>Platformě nezávislý model PIM</w:t>
        </w:r>
        <w:r w:rsidR="00AF287C">
          <w:rPr>
            <w:noProof/>
            <w:webHidden/>
          </w:rPr>
          <w:tab/>
        </w:r>
        <w:r>
          <w:rPr>
            <w:noProof/>
            <w:webHidden/>
          </w:rPr>
          <w:fldChar w:fldCharType="begin"/>
        </w:r>
        <w:r w:rsidR="00AF287C">
          <w:rPr>
            <w:noProof/>
            <w:webHidden/>
          </w:rPr>
          <w:instrText xml:space="preserve"> PAGEREF _Toc354136743 \h </w:instrText>
        </w:r>
        <w:r>
          <w:rPr>
            <w:noProof/>
            <w:webHidden/>
          </w:rPr>
        </w:r>
        <w:r>
          <w:rPr>
            <w:noProof/>
            <w:webHidden/>
          </w:rPr>
          <w:fldChar w:fldCharType="separate"/>
        </w:r>
        <w:r w:rsidR="00C11D5F">
          <w:rPr>
            <w:noProof/>
            <w:webHidden/>
          </w:rPr>
          <w:t>8</w:t>
        </w:r>
        <w:r>
          <w:rPr>
            <w:noProof/>
            <w:webHidden/>
          </w:rPr>
          <w:fldChar w:fldCharType="end"/>
        </w:r>
      </w:hyperlink>
    </w:p>
    <w:p w:rsidR="00AF287C" w:rsidRDefault="001942F5">
      <w:pPr>
        <w:pStyle w:val="Obsah2"/>
        <w:tabs>
          <w:tab w:val="left" w:pos="880"/>
          <w:tab w:val="right" w:leader="dot" w:pos="8990"/>
        </w:tabs>
        <w:rPr>
          <w:rFonts w:asciiTheme="minorHAnsi" w:eastAsiaTheme="minorEastAsia" w:hAnsiTheme="minorHAnsi" w:cstheme="minorBidi"/>
          <w:noProof/>
          <w:szCs w:val="22"/>
        </w:rPr>
      </w:pPr>
      <w:hyperlink w:anchor="_Toc354136744" w:history="1">
        <w:r w:rsidR="00AF287C" w:rsidRPr="006403CA">
          <w:rPr>
            <w:rStyle w:val="Hypertextovodkaz"/>
            <w:noProof/>
          </w:rPr>
          <w:t>3.3</w:t>
        </w:r>
        <w:r w:rsidR="00AF287C">
          <w:rPr>
            <w:rFonts w:asciiTheme="minorHAnsi" w:eastAsiaTheme="minorEastAsia" w:hAnsiTheme="minorHAnsi" w:cstheme="minorBidi"/>
            <w:noProof/>
            <w:szCs w:val="22"/>
          </w:rPr>
          <w:tab/>
        </w:r>
        <w:r w:rsidR="00AF287C" w:rsidRPr="006403CA">
          <w:rPr>
            <w:rStyle w:val="Hypertextovodkaz"/>
            <w:noProof/>
          </w:rPr>
          <w:t>Platformě specifický model PSM</w:t>
        </w:r>
        <w:r w:rsidR="00AF287C">
          <w:rPr>
            <w:noProof/>
            <w:webHidden/>
          </w:rPr>
          <w:tab/>
        </w:r>
        <w:r>
          <w:rPr>
            <w:noProof/>
            <w:webHidden/>
          </w:rPr>
          <w:fldChar w:fldCharType="begin"/>
        </w:r>
        <w:r w:rsidR="00AF287C">
          <w:rPr>
            <w:noProof/>
            <w:webHidden/>
          </w:rPr>
          <w:instrText xml:space="preserve"> PAGEREF _Toc354136744 \h </w:instrText>
        </w:r>
        <w:r>
          <w:rPr>
            <w:noProof/>
            <w:webHidden/>
          </w:rPr>
        </w:r>
        <w:r>
          <w:rPr>
            <w:noProof/>
            <w:webHidden/>
          </w:rPr>
          <w:fldChar w:fldCharType="separate"/>
        </w:r>
        <w:r w:rsidR="00C11D5F">
          <w:rPr>
            <w:noProof/>
            <w:webHidden/>
          </w:rPr>
          <w:t>9</w:t>
        </w:r>
        <w:r>
          <w:rPr>
            <w:noProof/>
            <w:webHidden/>
          </w:rPr>
          <w:fldChar w:fldCharType="end"/>
        </w:r>
      </w:hyperlink>
    </w:p>
    <w:p w:rsidR="00AF287C" w:rsidRDefault="001942F5">
      <w:pPr>
        <w:pStyle w:val="Obsah2"/>
        <w:tabs>
          <w:tab w:val="left" w:pos="880"/>
          <w:tab w:val="right" w:leader="dot" w:pos="8990"/>
        </w:tabs>
        <w:rPr>
          <w:rFonts w:asciiTheme="minorHAnsi" w:eastAsiaTheme="minorEastAsia" w:hAnsiTheme="minorHAnsi" w:cstheme="minorBidi"/>
          <w:noProof/>
          <w:szCs w:val="22"/>
        </w:rPr>
      </w:pPr>
      <w:hyperlink w:anchor="_Toc354136745" w:history="1">
        <w:r w:rsidR="00AF287C" w:rsidRPr="006403CA">
          <w:rPr>
            <w:rStyle w:val="Hypertextovodkaz"/>
            <w:noProof/>
          </w:rPr>
          <w:t>3.4</w:t>
        </w:r>
        <w:r w:rsidR="00AF287C">
          <w:rPr>
            <w:rFonts w:asciiTheme="minorHAnsi" w:eastAsiaTheme="minorEastAsia" w:hAnsiTheme="minorHAnsi" w:cstheme="minorBidi"/>
            <w:noProof/>
            <w:szCs w:val="22"/>
          </w:rPr>
          <w:tab/>
        </w:r>
        <w:r w:rsidR="00AF287C" w:rsidRPr="006403CA">
          <w:rPr>
            <w:rStyle w:val="Hypertextovodkaz"/>
            <w:noProof/>
          </w:rPr>
          <w:t>Souhrn MDA</w:t>
        </w:r>
        <w:r w:rsidR="00AF287C">
          <w:rPr>
            <w:noProof/>
            <w:webHidden/>
          </w:rPr>
          <w:tab/>
        </w:r>
        <w:r>
          <w:rPr>
            <w:noProof/>
            <w:webHidden/>
          </w:rPr>
          <w:fldChar w:fldCharType="begin"/>
        </w:r>
        <w:r w:rsidR="00AF287C">
          <w:rPr>
            <w:noProof/>
            <w:webHidden/>
          </w:rPr>
          <w:instrText xml:space="preserve"> PAGEREF _Toc354136745 \h </w:instrText>
        </w:r>
        <w:r>
          <w:rPr>
            <w:noProof/>
            <w:webHidden/>
          </w:rPr>
        </w:r>
        <w:r>
          <w:rPr>
            <w:noProof/>
            <w:webHidden/>
          </w:rPr>
          <w:fldChar w:fldCharType="separate"/>
        </w:r>
        <w:r w:rsidR="00C11D5F">
          <w:rPr>
            <w:noProof/>
            <w:webHidden/>
          </w:rPr>
          <w:t>9</w:t>
        </w:r>
        <w:r>
          <w:rPr>
            <w:noProof/>
            <w:webHidden/>
          </w:rPr>
          <w:fldChar w:fldCharType="end"/>
        </w:r>
      </w:hyperlink>
    </w:p>
    <w:p w:rsidR="00AF287C" w:rsidRDefault="001942F5">
      <w:pPr>
        <w:pStyle w:val="Obsah1"/>
        <w:tabs>
          <w:tab w:val="left" w:pos="480"/>
          <w:tab w:val="right" w:leader="dot" w:pos="8990"/>
        </w:tabs>
        <w:rPr>
          <w:rFonts w:asciiTheme="minorHAnsi" w:eastAsiaTheme="minorEastAsia" w:hAnsiTheme="minorHAnsi" w:cstheme="minorBidi"/>
          <w:noProof/>
          <w:szCs w:val="22"/>
        </w:rPr>
      </w:pPr>
      <w:hyperlink w:anchor="_Toc354136746" w:history="1">
        <w:r w:rsidR="00AF287C" w:rsidRPr="006403CA">
          <w:rPr>
            <w:rStyle w:val="Hypertextovodkaz"/>
            <w:noProof/>
          </w:rPr>
          <w:t>4.</w:t>
        </w:r>
        <w:r w:rsidR="00AF287C">
          <w:rPr>
            <w:rFonts w:asciiTheme="minorHAnsi" w:eastAsiaTheme="minorEastAsia" w:hAnsiTheme="minorHAnsi" w:cstheme="minorBidi"/>
            <w:noProof/>
            <w:szCs w:val="22"/>
          </w:rPr>
          <w:tab/>
        </w:r>
        <w:r w:rsidR="00AF287C" w:rsidRPr="006403CA">
          <w:rPr>
            <w:rStyle w:val="Hypertextovodkaz"/>
            <w:noProof/>
          </w:rPr>
          <w:t>Modelování a simulace v procesu vývoje systémů</w:t>
        </w:r>
        <w:r w:rsidR="00AF287C">
          <w:rPr>
            <w:noProof/>
            <w:webHidden/>
          </w:rPr>
          <w:tab/>
        </w:r>
        <w:r>
          <w:rPr>
            <w:noProof/>
            <w:webHidden/>
          </w:rPr>
          <w:fldChar w:fldCharType="begin"/>
        </w:r>
        <w:r w:rsidR="00AF287C">
          <w:rPr>
            <w:noProof/>
            <w:webHidden/>
          </w:rPr>
          <w:instrText xml:space="preserve"> PAGEREF _Toc354136746 \h </w:instrText>
        </w:r>
        <w:r>
          <w:rPr>
            <w:noProof/>
            <w:webHidden/>
          </w:rPr>
        </w:r>
        <w:r>
          <w:rPr>
            <w:noProof/>
            <w:webHidden/>
          </w:rPr>
          <w:fldChar w:fldCharType="separate"/>
        </w:r>
        <w:r w:rsidR="00C11D5F">
          <w:rPr>
            <w:noProof/>
            <w:webHidden/>
          </w:rPr>
          <w:t>11</w:t>
        </w:r>
        <w:r>
          <w:rPr>
            <w:noProof/>
            <w:webHidden/>
          </w:rPr>
          <w:fldChar w:fldCharType="end"/>
        </w:r>
      </w:hyperlink>
    </w:p>
    <w:p w:rsidR="00AF287C" w:rsidRDefault="001942F5">
      <w:pPr>
        <w:pStyle w:val="Obsah2"/>
        <w:tabs>
          <w:tab w:val="left" w:pos="880"/>
          <w:tab w:val="right" w:leader="dot" w:pos="8990"/>
        </w:tabs>
        <w:rPr>
          <w:rFonts w:asciiTheme="minorHAnsi" w:eastAsiaTheme="minorEastAsia" w:hAnsiTheme="minorHAnsi" w:cstheme="minorBidi"/>
          <w:noProof/>
          <w:szCs w:val="22"/>
        </w:rPr>
      </w:pPr>
      <w:hyperlink w:anchor="_Toc354136747" w:history="1">
        <w:r w:rsidR="00AF287C" w:rsidRPr="006403CA">
          <w:rPr>
            <w:rStyle w:val="Hypertextovodkaz"/>
            <w:noProof/>
          </w:rPr>
          <w:t>4.1</w:t>
        </w:r>
        <w:r w:rsidR="00AF287C">
          <w:rPr>
            <w:rFonts w:asciiTheme="minorHAnsi" w:eastAsiaTheme="minorEastAsia" w:hAnsiTheme="minorHAnsi" w:cstheme="minorBidi"/>
            <w:noProof/>
            <w:szCs w:val="22"/>
          </w:rPr>
          <w:tab/>
        </w:r>
        <w:r w:rsidR="00AF287C" w:rsidRPr="006403CA">
          <w:rPr>
            <w:rStyle w:val="Hypertextovodkaz"/>
            <w:noProof/>
          </w:rPr>
          <w:t>Objektově orientované Petriho sítě</w:t>
        </w:r>
        <w:r w:rsidR="00AF287C">
          <w:rPr>
            <w:noProof/>
            <w:webHidden/>
          </w:rPr>
          <w:tab/>
        </w:r>
        <w:r>
          <w:rPr>
            <w:noProof/>
            <w:webHidden/>
          </w:rPr>
          <w:fldChar w:fldCharType="begin"/>
        </w:r>
        <w:r w:rsidR="00AF287C">
          <w:rPr>
            <w:noProof/>
            <w:webHidden/>
          </w:rPr>
          <w:instrText xml:space="preserve"> PAGEREF _Toc354136747 \h </w:instrText>
        </w:r>
        <w:r>
          <w:rPr>
            <w:noProof/>
            <w:webHidden/>
          </w:rPr>
        </w:r>
        <w:r>
          <w:rPr>
            <w:noProof/>
            <w:webHidden/>
          </w:rPr>
          <w:fldChar w:fldCharType="separate"/>
        </w:r>
        <w:r w:rsidR="00C11D5F">
          <w:rPr>
            <w:noProof/>
            <w:webHidden/>
          </w:rPr>
          <w:t>11</w:t>
        </w:r>
        <w:r>
          <w:rPr>
            <w:noProof/>
            <w:webHidden/>
          </w:rPr>
          <w:fldChar w:fldCharType="end"/>
        </w:r>
      </w:hyperlink>
    </w:p>
    <w:p w:rsidR="00AF287C" w:rsidRDefault="001942F5">
      <w:pPr>
        <w:pStyle w:val="Obsah2"/>
        <w:tabs>
          <w:tab w:val="left" w:pos="880"/>
          <w:tab w:val="right" w:leader="dot" w:pos="8990"/>
        </w:tabs>
        <w:rPr>
          <w:rFonts w:asciiTheme="minorHAnsi" w:eastAsiaTheme="minorEastAsia" w:hAnsiTheme="minorHAnsi" w:cstheme="minorBidi"/>
          <w:noProof/>
          <w:szCs w:val="22"/>
        </w:rPr>
      </w:pPr>
      <w:hyperlink w:anchor="_Toc354136748" w:history="1">
        <w:r w:rsidR="00AF287C" w:rsidRPr="006403CA">
          <w:rPr>
            <w:rStyle w:val="Hypertextovodkaz"/>
            <w:noProof/>
          </w:rPr>
          <w:t>4.2</w:t>
        </w:r>
        <w:r w:rsidR="00AF287C">
          <w:rPr>
            <w:rFonts w:asciiTheme="minorHAnsi" w:eastAsiaTheme="minorEastAsia" w:hAnsiTheme="minorHAnsi" w:cstheme="minorBidi"/>
            <w:noProof/>
            <w:szCs w:val="22"/>
          </w:rPr>
          <w:tab/>
        </w:r>
        <w:r w:rsidR="00AF287C" w:rsidRPr="006403CA">
          <w:rPr>
            <w:rStyle w:val="Hypertextovodkaz"/>
            <w:noProof/>
          </w:rPr>
          <w:t>DEVS</w:t>
        </w:r>
        <w:r w:rsidR="00AF287C">
          <w:rPr>
            <w:noProof/>
            <w:webHidden/>
          </w:rPr>
          <w:tab/>
        </w:r>
        <w:r>
          <w:rPr>
            <w:noProof/>
            <w:webHidden/>
          </w:rPr>
          <w:fldChar w:fldCharType="begin"/>
        </w:r>
        <w:r w:rsidR="00AF287C">
          <w:rPr>
            <w:noProof/>
            <w:webHidden/>
          </w:rPr>
          <w:instrText xml:space="preserve"> PAGEREF _Toc354136748 \h </w:instrText>
        </w:r>
        <w:r>
          <w:rPr>
            <w:noProof/>
            <w:webHidden/>
          </w:rPr>
        </w:r>
        <w:r>
          <w:rPr>
            <w:noProof/>
            <w:webHidden/>
          </w:rPr>
          <w:fldChar w:fldCharType="separate"/>
        </w:r>
        <w:r w:rsidR="00C11D5F">
          <w:rPr>
            <w:noProof/>
            <w:webHidden/>
          </w:rPr>
          <w:t>13</w:t>
        </w:r>
        <w:r>
          <w:rPr>
            <w:noProof/>
            <w:webHidden/>
          </w:rPr>
          <w:fldChar w:fldCharType="end"/>
        </w:r>
      </w:hyperlink>
    </w:p>
    <w:p w:rsidR="00AF287C" w:rsidRDefault="001942F5">
      <w:pPr>
        <w:pStyle w:val="Obsah2"/>
        <w:tabs>
          <w:tab w:val="left" w:pos="880"/>
          <w:tab w:val="right" w:leader="dot" w:pos="8990"/>
        </w:tabs>
        <w:rPr>
          <w:rFonts w:asciiTheme="minorHAnsi" w:eastAsiaTheme="minorEastAsia" w:hAnsiTheme="minorHAnsi" w:cstheme="minorBidi"/>
          <w:noProof/>
          <w:szCs w:val="22"/>
        </w:rPr>
      </w:pPr>
      <w:hyperlink w:anchor="_Toc354136749" w:history="1">
        <w:r w:rsidR="00AF287C" w:rsidRPr="006403CA">
          <w:rPr>
            <w:rStyle w:val="Hypertextovodkaz"/>
            <w:noProof/>
          </w:rPr>
          <w:t>4.3</w:t>
        </w:r>
        <w:r w:rsidR="00AF287C">
          <w:rPr>
            <w:rFonts w:asciiTheme="minorHAnsi" w:eastAsiaTheme="minorEastAsia" w:hAnsiTheme="minorHAnsi" w:cstheme="minorBidi"/>
            <w:noProof/>
            <w:szCs w:val="22"/>
          </w:rPr>
          <w:tab/>
        </w:r>
        <w:r w:rsidR="00AF287C" w:rsidRPr="006403CA">
          <w:rPr>
            <w:rStyle w:val="Hypertextovodkaz"/>
            <w:noProof/>
          </w:rPr>
          <w:t>Nástroj PNtalk/SmallDEVS</w:t>
        </w:r>
        <w:r w:rsidR="00AF287C">
          <w:rPr>
            <w:noProof/>
            <w:webHidden/>
          </w:rPr>
          <w:tab/>
        </w:r>
        <w:r>
          <w:rPr>
            <w:noProof/>
            <w:webHidden/>
          </w:rPr>
          <w:fldChar w:fldCharType="begin"/>
        </w:r>
        <w:r w:rsidR="00AF287C">
          <w:rPr>
            <w:noProof/>
            <w:webHidden/>
          </w:rPr>
          <w:instrText xml:space="preserve"> PAGEREF _Toc354136749 \h </w:instrText>
        </w:r>
        <w:r>
          <w:rPr>
            <w:noProof/>
            <w:webHidden/>
          </w:rPr>
        </w:r>
        <w:r>
          <w:rPr>
            <w:noProof/>
            <w:webHidden/>
          </w:rPr>
          <w:fldChar w:fldCharType="separate"/>
        </w:r>
        <w:r w:rsidR="00C11D5F">
          <w:rPr>
            <w:noProof/>
            <w:webHidden/>
          </w:rPr>
          <w:t>16</w:t>
        </w:r>
        <w:r>
          <w:rPr>
            <w:noProof/>
            <w:webHidden/>
          </w:rPr>
          <w:fldChar w:fldCharType="end"/>
        </w:r>
      </w:hyperlink>
    </w:p>
    <w:p w:rsidR="00AF287C" w:rsidRDefault="001942F5">
      <w:pPr>
        <w:pStyle w:val="Obsah1"/>
        <w:tabs>
          <w:tab w:val="left" w:pos="480"/>
          <w:tab w:val="right" w:leader="dot" w:pos="8990"/>
        </w:tabs>
        <w:rPr>
          <w:rFonts w:asciiTheme="minorHAnsi" w:eastAsiaTheme="minorEastAsia" w:hAnsiTheme="minorHAnsi" w:cstheme="minorBidi"/>
          <w:noProof/>
          <w:szCs w:val="22"/>
        </w:rPr>
      </w:pPr>
      <w:hyperlink w:anchor="_Toc354136750" w:history="1">
        <w:r w:rsidR="00AF287C" w:rsidRPr="006403CA">
          <w:rPr>
            <w:rStyle w:val="Hypertextovodkaz"/>
            <w:noProof/>
          </w:rPr>
          <w:t>5.</w:t>
        </w:r>
        <w:r w:rsidR="00AF287C">
          <w:rPr>
            <w:rFonts w:asciiTheme="minorHAnsi" w:eastAsiaTheme="minorEastAsia" w:hAnsiTheme="minorHAnsi" w:cstheme="minorBidi"/>
            <w:noProof/>
            <w:szCs w:val="22"/>
          </w:rPr>
          <w:tab/>
        </w:r>
        <w:r w:rsidR="00AF287C" w:rsidRPr="006403CA">
          <w:rPr>
            <w:rStyle w:val="Hypertextovodkaz"/>
            <w:noProof/>
          </w:rPr>
          <w:t>Realizace modelu konferenčního systému</w:t>
        </w:r>
        <w:r w:rsidR="00AF287C">
          <w:rPr>
            <w:noProof/>
            <w:webHidden/>
          </w:rPr>
          <w:tab/>
        </w:r>
        <w:r>
          <w:rPr>
            <w:noProof/>
            <w:webHidden/>
          </w:rPr>
          <w:fldChar w:fldCharType="begin"/>
        </w:r>
        <w:r w:rsidR="00AF287C">
          <w:rPr>
            <w:noProof/>
            <w:webHidden/>
          </w:rPr>
          <w:instrText xml:space="preserve"> PAGEREF _Toc354136750 \h </w:instrText>
        </w:r>
        <w:r>
          <w:rPr>
            <w:noProof/>
            <w:webHidden/>
          </w:rPr>
        </w:r>
        <w:r>
          <w:rPr>
            <w:noProof/>
            <w:webHidden/>
          </w:rPr>
          <w:fldChar w:fldCharType="separate"/>
        </w:r>
        <w:r w:rsidR="00C11D5F">
          <w:rPr>
            <w:noProof/>
            <w:webHidden/>
          </w:rPr>
          <w:t>20</w:t>
        </w:r>
        <w:r>
          <w:rPr>
            <w:noProof/>
            <w:webHidden/>
          </w:rPr>
          <w:fldChar w:fldCharType="end"/>
        </w:r>
      </w:hyperlink>
    </w:p>
    <w:p w:rsidR="00AF287C" w:rsidRDefault="001942F5">
      <w:pPr>
        <w:pStyle w:val="Obsah2"/>
        <w:tabs>
          <w:tab w:val="left" w:pos="880"/>
          <w:tab w:val="right" w:leader="dot" w:pos="8990"/>
        </w:tabs>
        <w:rPr>
          <w:rFonts w:asciiTheme="minorHAnsi" w:eastAsiaTheme="minorEastAsia" w:hAnsiTheme="minorHAnsi" w:cstheme="minorBidi"/>
          <w:noProof/>
          <w:szCs w:val="22"/>
        </w:rPr>
      </w:pPr>
      <w:hyperlink w:anchor="_Toc354136751" w:history="1">
        <w:r w:rsidR="00AF287C" w:rsidRPr="006403CA">
          <w:rPr>
            <w:rStyle w:val="Hypertextovodkaz"/>
            <w:noProof/>
          </w:rPr>
          <w:t>5.1</w:t>
        </w:r>
        <w:r w:rsidR="00AF287C">
          <w:rPr>
            <w:rFonts w:asciiTheme="minorHAnsi" w:eastAsiaTheme="minorEastAsia" w:hAnsiTheme="minorHAnsi" w:cstheme="minorBidi"/>
            <w:noProof/>
            <w:szCs w:val="22"/>
          </w:rPr>
          <w:tab/>
        </w:r>
        <w:r w:rsidR="00AF287C" w:rsidRPr="006403CA">
          <w:rPr>
            <w:rStyle w:val="Hypertextovodkaz"/>
            <w:noProof/>
          </w:rPr>
          <w:t>Návrh tříd</w:t>
        </w:r>
        <w:r w:rsidR="00AF287C">
          <w:rPr>
            <w:noProof/>
            <w:webHidden/>
          </w:rPr>
          <w:tab/>
        </w:r>
        <w:r>
          <w:rPr>
            <w:noProof/>
            <w:webHidden/>
          </w:rPr>
          <w:fldChar w:fldCharType="begin"/>
        </w:r>
        <w:r w:rsidR="00AF287C">
          <w:rPr>
            <w:noProof/>
            <w:webHidden/>
          </w:rPr>
          <w:instrText xml:space="preserve"> PAGEREF _Toc354136751 \h </w:instrText>
        </w:r>
        <w:r>
          <w:rPr>
            <w:noProof/>
            <w:webHidden/>
          </w:rPr>
        </w:r>
        <w:r>
          <w:rPr>
            <w:noProof/>
            <w:webHidden/>
          </w:rPr>
          <w:fldChar w:fldCharType="separate"/>
        </w:r>
        <w:r w:rsidR="00C11D5F">
          <w:rPr>
            <w:noProof/>
            <w:webHidden/>
          </w:rPr>
          <w:t>20</w:t>
        </w:r>
        <w:r>
          <w:rPr>
            <w:noProof/>
            <w:webHidden/>
          </w:rPr>
          <w:fldChar w:fldCharType="end"/>
        </w:r>
      </w:hyperlink>
    </w:p>
    <w:p w:rsidR="00AF287C" w:rsidRDefault="001942F5">
      <w:pPr>
        <w:pStyle w:val="Obsah2"/>
        <w:tabs>
          <w:tab w:val="left" w:pos="880"/>
          <w:tab w:val="right" w:leader="dot" w:pos="8990"/>
        </w:tabs>
        <w:rPr>
          <w:rFonts w:asciiTheme="minorHAnsi" w:eastAsiaTheme="minorEastAsia" w:hAnsiTheme="minorHAnsi" w:cstheme="minorBidi"/>
          <w:noProof/>
          <w:szCs w:val="22"/>
        </w:rPr>
      </w:pPr>
      <w:hyperlink w:anchor="_Toc354136752" w:history="1">
        <w:r w:rsidR="00AF287C" w:rsidRPr="006403CA">
          <w:rPr>
            <w:rStyle w:val="Hypertextovodkaz"/>
            <w:noProof/>
          </w:rPr>
          <w:t>5.2</w:t>
        </w:r>
        <w:r w:rsidR="00AF287C">
          <w:rPr>
            <w:rFonts w:asciiTheme="minorHAnsi" w:eastAsiaTheme="minorEastAsia" w:hAnsiTheme="minorHAnsi" w:cstheme="minorBidi"/>
            <w:noProof/>
            <w:szCs w:val="22"/>
          </w:rPr>
          <w:tab/>
        </w:r>
        <w:r w:rsidR="00AF287C" w:rsidRPr="006403CA">
          <w:rPr>
            <w:rStyle w:val="Hypertextovodkaz"/>
            <w:noProof/>
          </w:rPr>
          <w:t>Konverze diagramu tříd do objektově orientovaných Petriho sítí</w:t>
        </w:r>
        <w:r w:rsidR="00AF287C">
          <w:rPr>
            <w:noProof/>
            <w:webHidden/>
          </w:rPr>
          <w:tab/>
        </w:r>
        <w:r>
          <w:rPr>
            <w:noProof/>
            <w:webHidden/>
          </w:rPr>
          <w:fldChar w:fldCharType="begin"/>
        </w:r>
        <w:r w:rsidR="00AF287C">
          <w:rPr>
            <w:noProof/>
            <w:webHidden/>
          </w:rPr>
          <w:instrText xml:space="preserve"> PAGEREF _Toc354136752 \h </w:instrText>
        </w:r>
        <w:r>
          <w:rPr>
            <w:noProof/>
            <w:webHidden/>
          </w:rPr>
        </w:r>
        <w:r>
          <w:rPr>
            <w:noProof/>
            <w:webHidden/>
          </w:rPr>
          <w:fldChar w:fldCharType="separate"/>
        </w:r>
        <w:r w:rsidR="00C11D5F">
          <w:rPr>
            <w:noProof/>
            <w:webHidden/>
          </w:rPr>
          <w:t>20</w:t>
        </w:r>
        <w:r>
          <w:rPr>
            <w:noProof/>
            <w:webHidden/>
          </w:rPr>
          <w:fldChar w:fldCharType="end"/>
        </w:r>
      </w:hyperlink>
    </w:p>
    <w:p w:rsidR="00AF287C" w:rsidRDefault="001942F5">
      <w:pPr>
        <w:pStyle w:val="Obsah1"/>
        <w:tabs>
          <w:tab w:val="left" w:pos="480"/>
          <w:tab w:val="right" w:leader="dot" w:pos="8990"/>
        </w:tabs>
        <w:rPr>
          <w:rFonts w:asciiTheme="minorHAnsi" w:eastAsiaTheme="minorEastAsia" w:hAnsiTheme="minorHAnsi" w:cstheme="minorBidi"/>
          <w:noProof/>
          <w:szCs w:val="22"/>
        </w:rPr>
      </w:pPr>
      <w:hyperlink w:anchor="_Toc354136753" w:history="1">
        <w:r w:rsidR="00AF287C" w:rsidRPr="006403CA">
          <w:rPr>
            <w:rStyle w:val="Hypertextovodkaz"/>
            <w:noProof/>
          </w:rPr>
          <w:t>6.</w:t>
        </w:r>
        <w:r w:rsidR="00AF287C">
          <w:rPr>
            <w:rFonts w:asciiTheme="minorHAnsi" w:eastAsiaTheme="minorEastAsia" w:hAnsiTheme="minorHAnsi" w:cstheme="minorBidi"/>
            <w:noProof/>
            <w:szCs w:val="22"/>
          </w:rPr>
          <w:tab/>
        </w:r>
        <w:r w:rsidR="00AF287C" w:rsidRPr="006403CA">
          <w:rPr>
            <w:rStyle w:val="Hypertextovodkaz"/>
            <w:noProof/>
          </w:rPr>
          <w:t>Testování/simulace</w:t>
        </w:r>
        <w:r w:rsidR="00AF287C">
          <w:rPr>
            <w:noProof/>
            <w:webHidden/>
          </w:rPr>
          <w:tab/>
        </w:r>
        <w:r>
          <w:rPr>
            <w:noProof/>
            <w:webHidden/>
          </w:rPr>
          <w:fldChar w:fldCharType="begin"/>
        </w:r>
        <w:r w:rsidR="00AF287C">
          <w:rPr>
            <w:noProof/>
            <w:webHidden/>
          </w:rPr>
          <w:instrText xml:space="preserve"> PAGEREF _Toc354136753 \h </w:instrText>
        </w:r>
        <w:r>
          <w:rPr>
            <w:noProof/>
            <w:webHidden/>
          </w:rPr>
        </w:r>
        <w:r>
          <w:rPr>
            <w:noProof/>
            <w:webHidden/>
          </w:rPr>
          <w:fldChar w:fldCharType="separate"/>
        </w:r>
        <w:r w:rsidR="00C11D5F">
          <w:rPr>
            <w:noProof/>
            <w:webHidden/>
          </w:rPr>
          <w:t>21</w:t>
        </w:r>
        <w:r>
          <w:rPr>
            <w:noProof/>
            <w:webHidden/>
          </w:rPr>
          <w:fldChar w:fldCharType="end"/>
        </w:r>
      </w:hyperlink>
    </w:p>
    <w:p w:rsidR="00AF287C" w:rsidRDefault="001942F5">
      <w:pPr>
        <w:pStyle w:val="Obsah2"/>
        <w:tabs>
          <w:tab w:val="left" w:pos="880"/>
          <w:tab w:val="right" w:leader="dot" w:pos="8990"/>
        </w:tabs>
        <w:rPr>
          <w:rFonts w:asciiTheme="minorHAnsi" w:eastAsiaTheme="minorEastAsia" w:hAnsiTheme="minorHAnsi" w:cstheme="minorBidi"/>
          <w:noProof/>
          <w:szCs w:val="22"/>
        </w:rPr>
      </w:pPr>
      <w:hyperlink w:anchor="_Toc354136754" w:history="1">
        <w:r w:rsidR="00AF287C" w:rsidRPr="006403CA">
          <w:rPr>
            <w:rStyle w:val="Hypertextovodkaz"/>
            <w:noProof/>
          </w:rPr>
          <w:t>6.1</w:t>
        </w:r>
        <w:r w:rsidR="00AF287C">
          <w:rPr>
            <w:rFonts w:asciiTheme="minorHAnsi" w:eastAsiaTheme="minorEastAsia" w:hAnsiTheme="minorHAnsi" w:cstheme="minorBidi"/>
            <w:noProof/>
            <w:szCs w:val="22"/>
          </w:rPr>
          <w:tab/>
        </w:r>
        <w:r w:rsidR="00AF287C" w:rsidRPr="006403CA">
          <w:rPr>
            <w:rStyle w:val="Hypertextovodkaz"/>
            <w:noProof/>
          </w:rPr>
          <w:t>Návrh testů</w:t>
        </w:r>
        <w:r w:rsidR="00AF287C">
          <w:rPr>
            <w:noProof/>
            <w:webHidden/>
          </w:rPr>
          <w:tab/>
        </w:r>
        <w:r>
          <w:rPr>
            <w:noProof/>
            <w:webHidden/>
          </w:rPr>
          <w:fldChar w:fldCharType="begin"/>
        </w:r>
        <w:r w:rsidR="00AF287C">
          <w:rPr>
            <w:noProof/>
            <w:webHidden/>
          </w:rPr>
          <w:instrText xml:space="preserve"> PAGEREF _Toc354136754 \h </w:instrText>
        </w:r>
        <w:r>
          <w:rPr>
            <w:noProof/>
            <w:webHidden/>
          </w:rPr>
        </w:r>
        <w:r>
          <w:rPr>
            <w:noProof/>
            <w:webHidden/>
          </w:rPr>
          <w:fldChar w:fldCharType="separate"/>
        </w:r>
        <w:r w:rsidR="00C11D5F">
          <w:rPr>
            <w:noProof/>
            <w:webHidden/>
          </w:rPr>
          <w:t>21</w:t>
        </w:r>
        <w:r>
          <w:rPr>
            <w:noProof/>
            <w:webHidden/>
          </w:rPr>
          <w:fldChar w:fldCharType="end"/>
        </w:r>
      </w:hyperlink>
    </w:p>
    <w:p w:rsidR="00AF287C" w:rsidRDefault="001942F5">
      <w:pPr>
        <w:pStyle w:val="Obsah2"/>
        <w:tabs>
          <w:tab w:val="left" w:pos="880"/>
          <w:tab w:val="right" w:leader="dot" w:pos="8990"/>
        </w:tabs>
        <w:rPr>
          <w:rFonts w:asciiTheme="minorHAnsi" w:eastAsiaTheme="minorEastAsia" w:hAnsiTheme="minorHAnsi" w:cstheme="minorBidi"/>
          <w:noProof/>
          <w:szCs w:val="22"/>
        </w:rPr>
      </w:pPr>
      <w:hyperlink w:anchor="_Toc354136755" w:history="1">
        <w:r w:rsidR="00AF287C" w:rsidRPr="006403CA">
          <w:rPr>
            <w:rStyle w:val="Hypertextovodkaz"/>
            <w:noProof/>
          </w:rPr>
          <w:t>6.2</w:t>
        </w:r>
        <w:r w:rsidR="00AF287C">
          <w:rPr>
            <w:rFonts w:asciiTheme="minorHAnsi" w:eastAsiaTheme="minorEastAsia" w:hAnsiTheme="minorHAnsi" w:cstheme="minorBidi"/>
            <w:noProof/>
            <w:szCs w:val="22"/>
          </w:rPr>
          <w:tab/>
        </w:r>
        <w:r w:rsidR="00AF287C" w:rsidRPr="006403CA">
          <w:rPr>
            <w:rStyle w:val="Hypertextovodkaz"/>
            <w:noProof/>
          </w:rPr>
          <w:t>Výsledky testů</w:t>
        </w:r>
        <w:r w:rsidR="00AF287C">
          <w:rPr>
            <w:noProof/>
            <w:webHidden/>
          </w:rPr>
          <w:tab/>
        </w:r>
        <w:r>
          <w:rPr>
            <w:noProof/>
            <w:webHidden/>
          </w:rPr>
          <w:fldChar w:fldCharType="begin"/>
        </w:r>
        <w:r w:rsidR="00AF287C">
          <w:rPr>
            <w:noProof/>
            <w:webHidden/>
          </w:rPr>
          <w:instrText xml:space="preserve"> PAGEREF _Toc354136755 \h </w:instrText>
        </w:r>
        <w:r>
          <w:rPr>
            <w:noProof/>
            <w:webHidden/>
          </w:rPr>
        </w:r>
        <w:r>
          <w:rPr>
            <w:noProof/>
            <w:webHidden/>
          </w:rPr>
          <w:fldChar w:fldCharType="separate"/>
        </w:r>
        <w:r w:rsidR="00C11D5F">
          <w:rPr>
            <w:noProof/>
            <w:webHidden/>
          </w:rPr>
          <w:t>21</w:t>
        </w:r>
        <w:r>
          <w:rPr>
            <w:noProof/>
            <w:webHidden/>
          </w:rPr>
          <w:fldChar w:fldCharType="end"/>
        </w:r>
      </w:hyperlink>
    </w:p>
    <w:p w:rsidR="00AF287C" w:rsidRDefault="001942F5">
      <w:pPr>
        <w:pStyle w:val="Obsah1"/>
        <w:tabs>
          <w:tab w:val="left" w:pos="480"/>
          <w:tab w:val="right" w:leader="dot" w:pos="8990"/>
        </w:tabs>
        <w:rPr>
          <w:rFonts w:asciiTheme="minorHAnsi" w:eastAsiaTheme="minorEastAsia" w:hAnsiTheme="minorHAnsi" w:cstheme="minorBidi"/>
          <w:noProof/>
          <w:szCs w:val="22"/>
        </w:rPr>
      </w:pPr>
      <w:hyperlink w:anchor="_Toc354136756" w:history="1">
        <w:r w:rsidR="00AF287C" w:rsidRPr="006403CA">
          <w:rPr>
            <w:rStyle w:val="Hypertextovodkaz"/>
            <w:noProof/>
          </w:rPr>
          <w:t>7.</w:t>
        </w:r>
        <w:r w:rsidR="00AF287C">
          <w:rPr>
            <w:rFonts w:asciiTheme="minorHAnsi" w:eastAsiaTheme="minorEastAsia" w:hAnsiTheme="minorHAnsi" w:cstheme="minorBidi"/>
            <w:noProof/>
            <w:szCs w:val="22"/>
          </w:rPr>
          <w:tab/>
        </w:r>
        <w:r w:rsidR="00AF287C" w:rsidRPr="006403CA">
          <w:rPr>
            <w:rStyle w:val="Hypertextovodkaz"/>
            <w:noProof/>
          </w:rPr>
          <w:t>Napojení uživatelského rozhraní</w:t>
        </w:r>
        <w:r w:rsidR="00AF287C">
          <w:rPr>
            <w:noProof/>
            <w:webHidden/>
          </w:rPr>
          <w:tab/>
        </w:r>
        <w:r>
          <w:rPr>
            <w:noProof/>
            <w:webHidden/>
          </w:rPr>
          <w:fldChar w:fldCharType="begin"/>
        </w:r>
        <w:r w:rsidR="00AF287C">
          <w:rPr>
            <w:noProof/>
            <w:webHidden/>
          </w:rPr>
          <w:instrText xml:space="preserve"> PAGEREF _Toc354136756 \h </w:instrText>
        </w:r>
        <w:r>
          <w:rPr>
            <w:noProof/>
            <w:webHidden/>
          </w:rPr>
        </w:r>
        <w:r>
          <w:rPr>
            <w:noProof/>
            <w:webHidden/>
          </w:rPr>
          <w:fldChar w:fldCharType="separate"/>
        </w:r>
        <w:r w:rsidR="00C11D5F">
          <w:rPr>
            <w:noProof/>
            <w:webHidden/>
          </w:rPr>
          <w:t>22</w:t>
        </w:r>
        <w:r>
          <w:rPr>
            <w:noProof/>
            <w:webHidden/>
          </w:rPr>
          <w:fldChar w:fldCharType="end"/>
        </w:r>
      </w:hyperlink>
    </w:p>
    <w:p w:rsidR="00AF287C" w:rsidRDefault="001942F5">
      <w:pPr>
        <w:pStyle w:val="Obsah1"/>
        <w:tabs>
          <w:tab w:val="left" w:pos="480"/>
          <w:tab w:val="right" w:leader="dot" w:pos="8990"/>
        </w:tabs>
        <w:rPr>
          <w:rFonts w:asciiTheme="minorHAnsi" w:eastAsiaTheme="minorEastAsia" w:hAnsiTheme="minorHAnsi" w:cstheme="minorBidi"/>
          <w:noProof/>
          <w:szCs w:val="22"/>
        </w:rPr>
      </w:pPr>
      <w:hyperlink w:anchor="_Toc354136757" w:history="1">
        <w:r w:rsidR="00AF287C" w:rsidRPr="006403CA">
          <w:rPr>
            <w:rStyle w:val="Hypertextovodkaz"/>
            <w:noProof/>
          </w:rPr>
          <w:t>8.</w:t>
        </w:r>
        <w:r w:rsidR="00AF287C">
          <w:rPr>
            <w:rFonts w:asciiTheme="minorHAnsi" w:eastAsiaTheme="minorEastAsia" w:hAnsiTheme="minorHAnsi" w:cstheme="minorBidi"/>
            <w:noProof/>
            <w:szCs w:val="22"/>
          </w:rPr>
          <w:tab/>
        </w:r>
        <w:r w:rsidR="00AF287C" w:rsidRPr="006403CA">
          <w:rPr>
            <w:rStyle w:val="Hypertextovodkaz"/>
            <w:noProof/>
          </w:rPr>
          <w:t>Závěr</w:t>
        </w:r>
        <w:r w:rsidR="00AF287C">
          <w:rPr>
            <w:noProof/>
            <w:webHidden/>
          </w:rPr>
          <w:tab/>
        </w:r>
        <w:r>
          <w:rPr>
            <w:noProof/>
            <w:webHidden/>
          </w:rPr>
          <w:fldChar w:fldCharType="begin"/>
        </w:r>
        <w:r w:rsidR="00AF287C">
          <w:rPr>
            <w:noProof/>
            <w:webHidden/>
          </w:rPr>
          <w:instrText xml:space="preserve"> PAGEREF _Toc354136757 \h </w:instrText>
        </w:r>
        <w:r>
          <w:rPr>
            <w:noProof/>
            <w:webHidden/>
          </w:rPr>
        </w:r>
        <w:r>
          <w:rPr>
            <w:noProof/>
            <w:webHidden/>
          </w:rPr>
          <w:fldChar w:fldCharType="separate"/>
        </w:r>
        <w:r w:rsidR="00C11D5F">
          <w:rPr>
            <w:noProof/>
            <w:webHidden/>
          </w:rPr>
          <w:t>23</w:t>
        </w:r>
        <w:r>
          <w:rPr>
            <w:noProof/>
            <w:webHidden/>
          </w:rPr>
          <w:fldChar w:fldCharType="end"/>
        </w:r>
      </w:hyperlink>
    </w:p>
    <w:p w:rsidR="00AF287C" w:rsidRDefault="001942F5">
      <w:pPr>
        <w:pStyle w:val="Obsah1"/>
        <w:tabs>
          <w:tab w:val="right" w:leader="dot" w:pos="8990"/>
        </w:tabs>
        <w:rPr>
          <w:rFonts w:asciiTheme="minorHAnsi" w:eastAsiaTheme="minorEastAsia" w:hAnsiTheme="minorHAnsi" w:cstheme="minorBidi"/>
          <w:noProof/>
          <w:szCs w:val="22"/>
        </w:rPr>
      </w:pPr>
      <w:hyperlink w:anchor="_Toc354136758" w:history="1">
        <w:r w:rsidR="00AF287C" w:rsidRPr="006403CA">
          <w:rPr>
            <w:rStyle w:val="Hypertextovodkaz"/>
            <w:noProof/>
          </w:rPr>
          <w:t>Bibliografie</w:t>
        </w:r>
        <w:r w:rsidR="00AF287C">
          <w:rPr>
            <w:noProof/>
            <w:webHidden/>
          </w:rPr>
          <w:tab/>
        </w:r>
        <w:r>
          <w:rPr>
            <w:noProof/>
            <w:webHidden/>
          </w:rPr>
          <w:fldChar w:fldCharType="begin"/>
        </w:r>
        <w:r w:rsidR="00AF287C">
          <w:rPr>
            <w:noProof/>
            <w:webHidden/>
          </w:rPr>
          <w:instrText xml:space="preserve"> PAGEREF _Toc354136758 \h </w:instrText>
        </w:r>
        <w:r>
          <w:rPr>
            <w:noProof/>
            <w:webHidden/>
          </w:rPr>
        </w:r>
        <w:r>
          <w:rPr>
            <w:noProof/>
            <w:webHidden/>
          </w:rPr>
          <w:fldChar w:fldCharType="separate"/>
        </w:r>
        <w:r w:rsidR="00C11D5F">
          <w:rPr>
            <w:noProof/>
            <w:webHidden/>
          </w:rPr>
          <w:t>24</w:t>
        </w:r>
        <w:r>
          <w:rPr>
            <w:noProof/>
            <w:webHidden/>
          </w:rPr>
          <w:fldChar w:fldCharType="end"/>
        </w:r>
      </w:hyperlink>
    </w:p>
    <w:p w:rsidR="00817777" w:rsidRDefault="001942F5" w:rsidP="00817777">
      <w:pPr>
        <w:spacing w:line="276" w:lineRule="auto"/>
      </w:pPr>
      <w:r>
        <w:fldChar w:fldCharType="end"/>
      </w:r>
      <w:bookmarkEnd w:id="4"/>
      <w:bookmarkEnd w:id="5"/>
    </w:p>
    <w:p w:rsidR="00817777" w:rsidRDefault="00817777">
      <w:pPr>
        <w:spacing w:line="240" w:lineRule="auto"/>
      </w:pPr>
      <w:r>
        <w:br w:type="page"/>
      </w:r>
    </w:p>
    <w:p w:rsidR="00817777" w:rsidRPr="00817777" w:rsidRDefault="00817777" w:rsidP="00817777">
      <w:pPr>
        <w:pStyle w:val="Nadpis1"/>
      </w:pPr>
      <w:bookmarkStart w:id="6" w:name="_Toc354136739"/>
      <w:r>
        <w:lastRenderedPageBreak/>
        <w:t>Úvod</w:t>
      </w:r>
      <w:bookmarkEnd w:id="6"/>
    </w:p>
    <w:p w:rsidR="001948C8" w:rsidRDefault="009F3C33" w:rsidP="001948C8">
      <w:pPr>
        <w:pStyle w:val="Odstavecprvn"/>
      </w:pPr>
      <w:r>
        <w:t>V této</w:t>
      </w:r>
      <w:r w:rsidR="001948C8">
        <w:t xml:space="preserve"> </w:t>
      </w:r>
      <w:r>
        <w:t>práci</w:t>
      </w:r>
      <w:r w:rsidR="000D63AF">
        <w:t xml:space="preserve"> </w:t>
      </w:r>
      <w:r>
        <w:t xml:space="preserve">budou diskutovány aspekty </w:t>
      </w:r>
      <w:r w:rsidR="000D63AF">
        <w:t xml:space="preserve">návrhu počítačových systémů metodikou zvanou </w:t>
      </w:r>
      <w:r w:rsidR="000D63AF" w:rsidRPr="000D63AF">
        <w:rPr>
          <w:i/>
        </w:rPr>
        <w:t>modelem řízený návrh</w:t>
      </w:r>
      <w:r w:rsidR="00A422F9">
        <w:t xml:space="preserve"> (MBD</w:t>
      </w:r>
      <w:r w:rsidR="001B4D21">
        <w:t xml:space="preserve"> - Model-based design</w:t>
      </w:r>
      <w:r w:rsidR="00A422F9">
        <w:t>)</w:t>
      </w:r>
      <w:r w:rsidR="001948C8">
        <w:t>.</w:t>
      </w:r>
      <w:r w:rsidR="000D63AF">
        <w:t xml:space="preserve"> Shrn</w:t>
      </w:r>
      <w:r w:rsidR="00070400">
        <w:t>eme</w:t>
      </w:r>
      <w:r w:rsidR="000D63AF">
        <w:t xml:space="preserve"> zde</w:t>
      </w:r>
      <w:r w:rsidR="001948C8">
        <w:t xml:space="preserve"> </w:t>
      </w:r>
      <w:r w:rsidR="000D63AF">
        <w:t xml:space="preserve">dosavadní </w:t>
      </w:r>
      <w:r w:rsidR="001948C8">
        <w:t xml:space="preserve">historii návrhu systémů, dále </w:t>
      </w:r>
      <w:r w:rsidR="000D63AF">
        <w:t>nastíním</w:t>
      </w:r>
      <w:r w:rsidR="00070400">
        <w:t>e</w:t>
      </w:r>
      <w:r w:rsidR="000D63AF">
        <w:t xml:space="preserve"> </w:t>
      </w:r>
      <w:r w:rsidR="001948C8">
        <w:t xml:space="preserve">princip metodiky MDA (Model Driven Architecture) dle specifikace skupiny OMG </w:t>
      </w:r>
      <w:sdt>
        <w:sdtPr>
          <w:id w:val="3167260"/>
          <w:citation/>
        </w:sdtPr>
        <w:sdtContent>
          <w:fldSimple w:instr=" CITATION Obj12 \l 1029  ">
            <w:r w:rsidR="001A6348">
              <w:rPr>
                <w:noProof/>
              </w:rPr>
              <w:t>(1)</w:t>
            </w:r>
          </w:fldSimple>
        </w:sdtContent>
      </w:sdt>
      <w:r w:rsidR="00070400">
        <w:t>, poté navážeme</w:t>
      </w:r>
      <w:r w:rsidR="001948C8">
        <w:t xml:space="preserve"> na metodiku a technologii vyvíjenou na naší fakultě výzkumnou skupinou modelování a simulace systémů při ústavu inteligentních systémů (více v </w:t>
      </w:r>
      <w:sdt>
        <w:sdtPr>
          <w:id w:val="101129117"/>
          <w:citation/>
        </w:sdtPr>
        <w:sdtContent>
          <w:fldSimple w:instr=" CITATION Koč12 \l 1029 ">
            <w:r w:rsidR="001A6348">
              <w:rPr>
                <w:noProof/>
              </w:rPr>
              <w:t>(2)</w:t>
            </w:r>
          </w:fldSimple>
        </w:sdtContent>
      </w:sdt>
      <w:r w:rsidR="001948C8">
        <w:t>).</w:t>
      </w:r>
    </w:p>
    <w:p w:rsidR="001948C8" w:rsidRDefault="001948C8" w:rsidP="001948C8">
      <w:pPr>
        <w:pStyle w:val="Odstavecdal"/>
      </w:pPr>
      <w:r>
        <w:t xml:space="preserve">Softwarové inženýrství se již spoustu let zabývá vývojem software a řešením problémů, které při vývoji vznikají, společně s vyvíjením nových technik k usnadnění a urychlení vývoje systémů. V současné době existuje mnoho metod vývoje SW, ze kterých si můžeme připomenout klasický </w:t>
      </w:r>
      <w:commentRangeStart w:id="7"/>
      <w:r>
        <w:t xml:space="preserve">Vodopádový model, </w:t>
      </w:r>
      <w:r w:rsidR="00070400">
        <w:t xml:space="preserve">pokročilejší Spirálový model, </w:t>
      </w:r>
      <w:r>
        <w:t>inkrementální iterační</w:t>
      </w:r>
      <w:r w:rsidR="003F64A4">
        <w:t xml:space="preserve"> model vývoje, unifikovaný RUP nebo</w:t>
      </w:r>
      <w:r>
        <w:t xml:space="preserve"> v neposlední</w:t>
      </w:r>
      <w:r w:rsidR="003F64A4">
        <w:t xml:space="preserve"> řadě zmiňme</w:t>
      </w:r>
      <w:r>
        <w:t xml:space="preserve"> agilní metodologie jako</w:t>
      </w:r>
      <w:r w:rsidR="003F64A4">
        <w:t xml:space="preserve"> například</w:t>
      </w:r>
      <w:r>
        <w:t xml:space="preserve"> </w:t>
      </w:r>
      <w:r w:rsidR="003F64A4">
        <w:t>E</w:t>
      </w:r>
      <w:r>
        <w:t>xtrémní programování, nebo SCRUM.</w:t>
      </w:r>
      <w:commentRangeEnd w:id="7"/>
      <w:r w:rsidR="00D930EF">
        <w:rPr>
          <w:rStyle w:val="Odkaznakoment"/>
        </w:rPr>
        <w:commentReference w:id="7"/>
      </w:r>
    </w:p>
    <w:p w:rsidR="001948C8" w:rsidRDefault="001948C8" w:rsidP="001948C8">
      <w:pPr>
        <w:pStyle w:val="Odstavecdal"/>
      </w:pPr>
      <w:r>
        <w:t>Všechny zmíněné metodiky ve svých fázích vývoje více či méně využívají modely</w:t>
      </w:r>
      <w:r w:rsidR="00D930EF">
        <w:t xml:space="preserve"> pro</w:t>
      </w:r>
      <w:r>
        <w:t xml:space="preserve"> reprezentaci systému, nebo jeho částí. Modelování je pro nás důležité, neboť nám umožňuje postihnout ony vlastnosti systému, které nás zajímají. Pravděpodobně nejznámější modelovací prostředek je UML (Unified Modeling Language, </w:t>
      </w:r>
      <w:sdt>
        <w:sdtPr>
          <w:id w:val="101129118"/>
          <w:citation/>
        </w:sdtPr>
        <w:sdtContent>
          <w:fldSimple w:instr=" CITATION Obj121 \l 1029 ">
            <w:r w:rsidR="001A6348">
              <w:rPr>
                <w:noProof/>
              </w:rPr>
              <w:t>(3)</w:t>
            </w:r>
          </w:fldSimple>
        </w:sdtContent>
      </w:sdt>
      <w:r>
        <w:t>), který je však pouze informativní (vizualizační), lépe řečeno, neumožňuje ve své základní podobě provádění vytvořených modelů.</w:t>
      </w:r>
    </w:p>
    <w:p w:rsidR="001948C8" w:rsidRDefault="001948C8" w:rsidP="001948C8">
      <w:pPr>
        <w:pStyle w:val="Odstavecdal"/>
      </w:pPr>
      <w:commentRangeStart w:id="8"/>
      <w:r>
        <w:t xml:space="preserve">V oblasti softwarového inženýrství došlo v poslední době k rozvoji přístupu, který využívá modelování ve smyslu simulovatelných modelů a to v takém rozsahu, že je lze považovat za programovací jazyk </w:t>
      </w:r>
      <w:sdt>
        <w:sdtPr>
          <w:id w:val="101129119"/>
          <w:citation/>
        </w:sdtPr>
        <w:sdtContent>
          <w:fldSimple w:instr=" CITATION Koč10 \l 1029 ">
            <w:r w:rsidR="001A6348">
              <w:rPr>
                <w:noProof/>
              </w:rPr>
              <w:t>(4)</w:t>
            </w:r>
          </w:fldSimple>
        </w:sdtContent>
      </w:sdt>
      <w:r>
        <w:t xml:space="preserve">. Tento přístup dostál mnoha označení, z nichž některá jsou </w:t>
      </w:r>
      <w:r w:rsidRPr="00C068B5">
        <w:rPr>
          <w:i/>
        </w:rPr>
        <w:t>Model-based design</w:t>
      </w:r>
      <w:r>
        <w:t xml:space="preserve"> (MBD), také </w:t>
      </w:r>
      <w:r>
        <w:rPr>
          <w:i/>
        </w:rPr>
        <w:t>Model-driven design</w:t>
      </w:r>
      <w:r>
        <w:t xml:space="preserve"> (MDD) a </w:t>
      </w:r>
      <w:r>
        <w:rPr>
          <w:i/>
        </w:rPr>
        <w:t>Model-driven architecture</w:t>
      </w:r>
      <w:r>
        <w:t xml:space="preserve"> (MDA), nebo trochu komplexnější název </w:t>
      </w:r>
      <w:r>
        <w:rPr>
          <w:i/>
        </w:rPr>
        <w:t>Model and Simulation based design</w:t>
      </w:r>
      <w:r>
        <w:t xml:space="preserve"> (MSBD). Všechny ale v podstatě značí to, že vývoj počítačového systému je podložen proveditelným modelem, například </w:t>
      </w:r>
      <w:r w:rsidRPr="00C068B5">
        <w:rPr>
          <w:i/>
        </w:rPr>
        <w:t>xUML</w:t>
      </w:r>
      <w:r>
        <w:t xml:space="preserve"> (Executable UML, viz. kap. </w:t>
      </w:r>
      <w:r w:rsidR="001942F5">
        <w:fldChar w:fldCharType="begin"/>
      </w:r>
      <w:r>
        <w:instrText xml:space="preserve"> REF _Ref343030002 \r \h </w:instrText>
      </w:r>
      <w:r w:rsidR="001942F5">
        <w:fldChar w:fldCharType="separate"/>
      </w:r>
      <w:r w:rsidR="00C11D5F">
        <w:t>3.1</w:t>
      </w:r>
      <w:r w:rsidR="001942F5">
        <w:fldChar w:fldCharType="end"/>
      </w:r>
      <w:r>
        <w:t xml:space="preserve">), nebo jinými formalismy, jako </w:t>
      </w:r>
      <w:r w:rsidRPr="00C068B5">
        <w:rPr>
          <w:i/>
        </w:rPr>
        <w:t>Petriho sít</w:t>
      </w:r>
      <w:r>
        <w:rPr>
          <w:i/>
        </w:rPr>
        <w:t>ě</w:t>
      </w:r>
      <w:r>
        <w:t xml:space="preserve">, případně </w:t>
      </w:r>
      <w:r w:rsidRPr="00C068B5">
        <w:rPr>
          <w:i/>
        </w:rPr>
        <w:t>DEVS</w:t>
      </w:r>
      <w:r>
        <w:t xml:space="preserve">, které jsou probrány v kapitole </w:t>
      </w:r>
      <w:r w:rsidR="001942F5">
        <w:fldChar w:fldCharType="begin"/>
      </w:r>
      <w:r>
        <w:instrText xml:space="preserve"> REF _Ref342996718 \r \h </w:instrText>
      </w:r>
      <w:r w:rsidR="001942F5">
        <w:fldChar w:fldCharType="separate"/>
      </w:r>
      <w:r w:rsidR="00C11D5F">
        <w:t>4</w:t>
      </w:r>
      <w:r w:rsidR="001942F5">
        <w:fldChar w:fldCharType="end"/>
      </w:r>
      <w:r>
        <w:t>. Tento proveditelný model může být testován již v průběhu analýzy, což je nesporná výhoda oproti klasickým metodám vývoje, kdy se systém testoval až po fázi implementace. Fáze implementace u modelem řízených metod návrhu může být potom prováděna manuálně, kdy programátoři vytvářejí kód na základě odsimulovaného modelu systému, nebo také (polo)automaticky, kdy musí být prvkům modelu jasně stanoveny pravidla transformace na zdrojový kód. Tuto transformaci mohou IT analytici částečně uzpů</w:t>
      </w:r>
      <w:r w:rsidR="00D930EF">
        <w:t>sobovat svým</w:t>
      </w:r>
      <w:r>
        <w:t xml:space="preserve"> </w:t>
      </w:r>
      <w:r w:rsidR="00D930EF">
        <w:t>potřebám</w:t>
      </w:r>
      <w:r>
        <w:t xml:space="preserve"> pomocí zavedení </w:t>
      </w:r>
      <w:r>
        <w:rPr>
          <w:i/>
        </w:rPr>
        <w:t>Metaúrovní</w:t>
      </w:r>
      <w:r>
        <w:t xml:space="preserve">, jako například </w:t>
      </w:r>
      <w:r>
        <w:rPr>
          <w:i/>
        </w:rPr>
        <w:t xml:space="preserve">Meta-Object </w:t>
      </w:r>
      <w:r w:rsidRPr="00030A89">
        <w:rPr>
          <w:i/>
        </w:rPr>
        <w:t>Facility</w:t>
      </w:r>
      <w:r>
        <w:rPr>
          <w:i/>
        </w:rPr>
        <w:t xml:space="preserve"> </w:t>
      </w:r>
      <w:r>
        <w:t>(</w:t>
      </w:r>
      <w:r w:rsidRPr="00030A89">
        <w:t>MOF</w:t>
      </w:r>
      <w:r>
        <w:t xml:space="preserve">) u UML. Tato problematika transformace modelu je částečně popsána v kapitole </w:t>
      </w:r>
      <w:r w:rsidR="001942F5">
        <w:fldChar w:fldCharType="begin"/>
      </w:r>
      <w:r>
        <w:instrText xml:space="preserve"> REF _Ref343008830 \r \h </w:instrText>
      </w:r>
      <w:r w:rsidR="001942F5">
        <w:fldChar w:fldCharType="separate"/>
      </w:r>
      <w:r w:rsidR="00C11D5F">
        <w:t>3</w:t>
      </w:r>
      <w:r w:rsidR="001942F5">
        <w:fldChar w:fldCharType="end"/>
      </w:r>
      <w:r>
        <w:t>.</w:t>
      </w:r>
      <w:commentRangeEnd w:id="8"/>
      <w:r w:rsidR="009F3C33">
        <w:rPr>
          <w:rStyle w:val="Odkaznakoment"/>
        </w:rPr>
        <w:commentReference w:id="8"/>
      </w:r>
    </w:p>
    <w:p w:rsidR="001948C8" w:rsidRPr="00030A89" w:rsidRDefault="001948C8" w:rsidP="001948C8">
      <w:pPr>
        <w:pStyle w:val="Odstavecdal"/>
      </w:pPr>
      <w:r>
        <w:t xml:space="preserve">Kapitola </w:t>
      </w:r>
      <w:r w:rsidR="001942F5">
        <w:fldChar w:fldCharType="begin"/>
      </w:r>
      <w:r>
        <w:instrText xml:space="preserve"> REF _Ref342996718 \r \h </w:instrText>
      </w:r>
      <w:r w:rsidR="001942F5">
        <w:fldChar w:fldCharType="separate"/>
      </w:r>
      <w:r w:rsidR="00C11D5F">
        <w:t>4</w:t>
      </w:r>
      <w:r w:rsidR="001942F5">
        <w:fldChar w:fldCharType="end"/>
      </w:r>
      <w:r>
        <w:t xml:space="preserve"> potom pojednává o významu modelování a simulace při vývoji systému a diskutuje výzkum probíhající na fakultě informačních technologií na VUT v Brně (viz. </w:t>
      </w:r>
      <w:sdt>
        <w:sdtPr>
          <w:id w:val="101129130"/>
          <w:citation/>
        </w:sdtPr>
        <w:sdtContent>
          <w:fldSimple w:instr=" CITATION Koč10 \l 1029 ">
            <w:r w:rsidR="001A6348">
              <w:rPr>
                <w:noProof/>
              </w:rPr>
              <w:t>(4)</w:t>
            </w:r>
          </w:fldSimple>
        </w:sdtContent>
      </w:sdt>
      <w:r>
        <w:t>).</w:t>
      </w:r>
    </w:p>
    <w:p w:rsidR="001948C8" w:rsidRDefault="001948C8" w:rsidP="001948C8">
      <w:pPr>
        <w:spacing w:line="240" w:lineRule="auto"/>
      </w:pPr>
      <w:r>
        <w:br w:type="page"/>
      </w:r>
    </w:p>
    <w:p w:rsidR="001948C8" w:rsidRDefault="001948C8" w:rsidP="001948C8">
      <w:pPr>
        <w:pStyle w:val="Nadpis1"/>
      </w:pPr>
      <w:bookmarkStart w:id="9" w:name="_Ref343008544"/>
      <w:bookmarkStart w:id="10" w:name="_Toc343033291"/>
      <w:bookmarkStart w:id="11" w:name="_Toc354136740"/>
      <w:r>
        <w:lastRenderedPageBreak/>
        <w:t xml:space="preserve">Historie - cesta k </w:t>
      </w:r>
      <w:bookmarkEnd w:id="9"/>
      <w:bookmarkEnd w:id="10"/>
      <w:r w:rsidR="005A06BE" w:rsidRPr="005A06BE">
        <w:t>modelem řízenému návrhu</w:t>
      </w:r>
      <w:bookmarkEnd w:id="11"/>
    </w:p>
    <w:p w:rsidR="001948C8" w:rsidRDefault="00DC5BCB" w:rsidP="000D6BD7">
      <w:pPr>
        <w:pStyle w:val="Odstavecprvn"/>
      </w:pPr>
      <w:r>
        <w:t>Vývoj</w:t>
      </w:r>
      <w:r w:rsidR="001948C8">
        <w:t xml:space="preserve"> softwarového průmyslu </w:t>
      </w:r>
      <w:r>
        <w:t xml:space="preserve">od svého počátku dostál mnoha změn a </w:t>
      </w:r>
      <w:r w:rsidR="000D6BD7">
        <w:t xml:space="preserve">postupně zde docházelo k </w:t>
      </w:r>
      <w:r w:rsidR="00C92348">
        <w:t>vrstvení abstrakcí, díky kterých</w:t>
      </w:r>
      <w:r w:rsidR="000D6BD7">
        <w:t xml:space="preserve"> můžeme dnes psát programy o mnohem pohodlněji, než tomu bylo při psaní prvních počítačových programů</w:t>
      </w:r>
      <w:r w:rsidR="00C92348">
        <w:t>. M</w:t>
      </w:r>
      <w:r w:rsidR="001948C8">
        <w:t xml:space="preserve">luvíme-li o programech ukládaných do paměti počítače, kdy měly počítače paměť počítanou v kB a výkon udávaný v kHz existovala v podstatě pouze jedna vrstva abstrakce, která mapovala jedna k jedné instrukční sadu jazyka na přímé provádění strojového kódu </w:t>
      </w:r>
      <w:sdt>
        <w:sdtPr>
          <w:id w:val="3167261"/>
          <w:citation/>
        </w:sdtPr>
        <w:sdtContent>
          <w:fldSimple w:instr=" CITATION Rai04 \l 1029  ">
            <w:r w:rsidR="001A6348">
              <w:rPr>
                <w:noProof/>
              </w:rPr>
              <w:t>(5)</w:t>
            </w:r>
          </w:fldSimple>
        </w:sdtContent>
      </w:sdt>
      <w:r w:rsidR="001948C8">
        <w:t>.</w:t>
      </w:r>
      <w:r w:rsidR="000D6BD7">
        <w:t xml:space="preserve"> Podobně tomu je i při návrhu počítačových systémů, kde také docházelo ke zvyšování počtu abstrakčních vrstev a vývoji různých metodik k ulehčení, ale hlavně urychlení</w:t>
      </w:r>
      <w:r w:rsidR="00CB397E">
        <w:t>, snížení chybovosti kódu</w:t>
      </w:r>
      <w:r w:rsidR="000D6BD7">
        <w:t xml:space="preserve"> a tedy snížení ceny vývoje. Pojďme si vývojem návrhu systémů </w:t>
      </w:r>
      <w:r w:rsidR="001948C8">
        <w:t xml:space="preserve">tedy projít od začátku. Následující řádky popisující historii návrhu systémů jsou volně převzaty z </w:t>
      </w:r>
      <w:sdt>
        <w:sdtPr>
          <w:id w:val="3167262"/>
          <w:citation/>
        </w:sdtPr>
        <w:sdtContent>
          <w:fldSimple w:instr=" CITATION Rai04 \l 1029  ">
            <w:r w:rsidR="001A6348">
              <w:rPr>
                <w:noProof/>
              </w:rPr>
              <w:t>(5)</w:t>
            </w:r>
          </w:fldSimple>
        </w:sdtContent>
      </w:sdt>
      <w:r w:rsidR="001948C8">
        <w:t>.</w:t>
      </w:r>
    </w:p>
    <w:p w:rsidR="00CB397E" w:rsidRDefault="001948C8" w:rsidP="001948C8">
      <w:pPr>
        <w:pStyle w:val="Odstavecdal"/>
      </w:pPr>
      <w:r>
        <w:t>Jak jsem psal v úvodu této kapitoly, na počátku</w:t>
      </w:r>
      <w:r w:rsidR="006176FB">
        <w:t xml:space="preserve"> vývoje počítačových systémů</w:t>
      </w:r>
      <w:r>
        <w:t xml:space="preserve"> byly počítače a vývoj software dosti omezené. Každý programátor psal programy </w:t>
      </w:r>
      <w:r w:rsidR="00CB397E">
        <w:t>de facto</w:t>
      </w:r>
      <w:r>
        <w:t xml:space="preserve"> ve strojovém kódu a vytvářel tak malé programy, které byly jednoduš</w:t>
      </w:r>
      <w:r w:rsidR="00CB397E">
        <w:t>e srozumitelné jednomu člověku</w:t>
      </w:r>
      <w:r w:rsidR="009037FA">
        <w:t>, který na nich pracoval</w:t>
      </w:r>
      <w:r>
        <w:t xml:space="preserve">. </w:t>
      </w:r>
      <w:r w:rsidR="00CB397E">
        <w:t>P</w:t>
      </w:r>
      <w:r>
        <w:t xml:space="preserve">očítače začaly být větší a výkonnější a společně s tím rostla </w:t>
      </w:r>
      <w:r w:rsidR="00CB397E">
        <w:t>i složitost vyvíjených systémů.</w:t>
      </w:r>
      <w:r w:rsidR="009037FA">
        <w:t xml:space="preserve"> S rostoucími nároky na složitost počítačových systému se programátoři museli spojit do týmů a pracovat na vývoji systému společně. Tím vznikla potřeba stanovit v týmu jistá pravidla psaní kódu. Program potřeboval být více strukturovaný </w:t>
      </w:r>
      <w:r w:rsidR="009037FA" w:rsidRPr="009037FA">
        <w:t xml:space="preserve">čímž na začátku 70. let </w:t>
      </w:r>
      <w:r w:rsidR="009037FA">
        <w:t>20</w:t>
      </w:r>
      <w:r w:rsidR="009037FA" w:rsidRPr="009037FA">
        <w:t xml:space="preserve">. století vznikl trend zvaný </w:t>
      </w:r>
      <w:r w:rsidR="009037FA" w:rsidRPr="009037FA">
        <w:rPr>
          <w:i/>
        </w:rPr>
        <w:t>Strukturované Programování</w:t>
      </w:r>
      <w:r w:rsidR="009037FA">
        <w:t>, který</w:t>
      </w:r>
      <w:r w:rsidR="00027597">
        <w:t xml:space="preserve"> umožnil programátorům strukturovat kód do dílčích částí ve formě tzv. funkcí, případně procedur a tyto části používat na více místech programu. Pokročilejší strukturování vedlo ke vzniku ucelených funkčních bloků zvaných moduly. Programovací jazyky (jako třeba C, nebo C++) umožňující modulární programování jsou označovány jazyky třetí generace. Tento </w:t>
      </w:r>
      <w:r w:rsidR="009037FA" w:rsidRPr="009037FA">
        <w:t>trend přinesl výhody dělení práce nad strukturovanými programy, avšak návrh systému zůstal tam kde byl, čili komplexní, nepřehledný, obtížný a náročný, což se s rostoucími programy ještě umocňovalo.</w:t>
      </w:r>
    </w:p>
    <w:p w:rsidR="001948C8" w:rsidRDefault="001948C8" w:rsidP="001948C8">
      <w:pPr>
        <w:pStyle w:val="Odstavecdal"/>
      </w:pPr>
      <w:r>
        <w:t xml:space="preserve">Možná tedy nebyl problém v implementaci kódu, ale v dřívější fázi životního cyklu softwaru </w:t>
      </w:r>
      <w:r w:rsidRPr="008617C8">
        <w:t>(dále SW)</w:t>
      </w:r>
      <w:r>
        <w:t xml:space="preserve">. Edward Yourdon a Larry Constantine to takto napadlo a </w:t>
      </w:r>
      <w:r w:rsidR="00714237">
        <w:t>uskutečnili posun</w:t>
      </w:r>
      <w:r>
        <w:t xml:space="preserve"> směrem k </w:t>
      </w:r>
      <w:r>
        <w:rPr>
          <w:i/>
        </w:rPr>
        <w:t>Strukturovanému Návrhu</w:t>
      </w:r>
      <w:r>
        <w:t xml:space="preserve"> SW. Navrhli dvě klíčov</w:t>
      </w:r>
      <w:r w:rsidR="00714237">
        <w:t>á</w:t>
      </w:r>
      <w:r>
        <w:t xml:space="preserve"> kritéria kvality návrhu: </w:t>
      </w:r>
      <w:r>
        <w:rPr>
          <w:i/>
        </w:rPr>
        <w:t>propojení</w:t>
      </w:r>
      <w:r>
        <w:t xml:space="preserve"> a </w:t>
      </w:r>
      <w:r>
        <w:rPr>
          <w:i/>
        </w:rPr>
        <w:t>koheze</w:t>
      </w:r>
      <w:r w:rsidR="00714237">
        <w:t>. Obě dvě kritéria jsou míněna</w:t>
      </w:r>
      <w:r>
        <w:t xml:space="preserve"> ve smyslu </w:t>
      </w:r>
      <w:r>
        <w:rPr>
          <w:i/>
        </w:rPr>
        <w:t>nezávislosti</w:t>
      </w:r>
      <w:r>
        <w:t>. Šlo jim tedy o to, aby při návrhu vznikly moduly, které jsou na sobě co nejméně závislé a to jak ve smyslu propojení, tak ve smyslu soudružnosti dat v modulu. Počet modulů je potřeba volit rozumně</w:t>
      </w:r>
      <w:r w:rsidR="00CB3BE2">
        <w:t>.</w:t>
      </w:r>
      <w:r>
        <w:t xml:space="preserve"> </w:t>
      </w:r>
      <w:r w:rsidR="001942F5">
        <w:fldChar w:fldCharType="begin"/>
      </w:r>
      <w:r>
        <w:instrText xml:space="preserve"> REF _Ref342965835 \h </w:instrText>
      </w:r>
      <w:r w:rsidR="001942F5">
        <w:fldChar w:fldCharType="separate"/>
      </w:r>
      <w:r w:rsidR="00C11D5F">
        <w:t xml:space="preserve">Obrázek </w:t>
      </w:r>
      <w:r w:rsidR="00C11D5F">
        <w:rPr>
          <w:noProof/>
        </w:rPr>
        <w:t>2</w:t>
      </w:r>
      <w:r w:rsidR="00C11D5F">
        <w:t>.</w:t>
      </w:r>
      <w:r w:rsidR="00C11D5F">
        <w:rPr>
          <w:noProof/>
        </w:rPr>
        <w:t>1</w:t>
      </w:r>
      <w:r w:rsidR="001942F5">
        <w:fldChar w:fldCharType="end"/>
      </w:r>
      <w:r w:rsidR="00CB3BE2">
        <w:t xml:space="preserve"> ukazuje závislost ceny vývoje </w:t>
      </w:r>
      <w:r w:rsidR="00317580">
        <w:t xml:space="preserve">softwaru </w:t>
      </w:r>
      <w:r w:rsidR="00CB3BE2">
        <w:t>na počtu modulů, kdy s počtem</w:t>
      </w:r>
      <w:r w:rsidR="00317580">
        <w:t xml:space="preserve"> modulů sice klesá cena za jeden vytvořený modulu, ale na druhou stranu roste cena za integrování těchto modulů do výsledného systému. Součtem těchto křivek dostaneme celkovou cen</w:t>
      </w:r>
      <w:r w:rsidR="00013A6E">
        <w:t>u vývoje, která je ve tvaru kolé</w:t>
      </w:r>
      <w:r w:rsidR="00317580">
        <w:t>bky a je ideální volit takový počet modulů, který odpovídá dnu této kolébky (minimu funkce celkové ceny)</w:t>
      </w:r>
      <w:r>
        <w:t>. Obě tyto vlastnosti jsou klíčové také pro modelem řízený návrh, ke kterému směřujeme. Dříve</w:t>
      </w:r>
      <w:r w:rsidR="000A5AB1">
        <w:t xml:space="preserve"> zmínění pánové také nabídli svě</w:t>
      </w:r>
      <w:r>
        <w:t xml:space="preserve">tu návrhový formalismus zvaný </w:t>
      </w:r>
      <w:r>
        <w:rPr>
          <w:i/>
        </w:rPr>
        <w:t>Diagram Struktury</w:t>
      </w:r>
      <w:r w:rsidR="00817777">
        <w:rPr>
          <w:i/>
        </w:rPr>
        <w:t>,</w:t>
      </w:r>
      <w:r>
        <w:t xml:space="preserve"> který návrhářům umožnil grafickou vizualizaci navrhovaného kódu.</w:t>
      </w:r>
    </w:p>
    <w:p w:rsidR="001948C8" w:rsidRDefault="001948C8" w:rsidP="001948C8">
      <w:pPr>
        <w:pStyle w:val="Odstavecdal"/>
        <w:keepNext/>
        <w:ind w:firstLine="0"/>
      </w:pPr>
      <w:r>
        <w:rPr>
          <w:noProof/>
        </w:rPr>
        <w:lastRenderedPageBreak/>
        <w:drawing>
          <wp:inline distT="0" distB="0" distL="0" distR="0">
            <wp:extent cx="5715000" cy="3223260"/>
            <wp:effectExtent l="19050" t="0" r="0" b="0"/>
            <wp:docPr id="1" name="Obrázek 0" descr="number_of_modu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mber_of_modules.jpg"/>
                    <pic:cNvPicPr/>
                  </pic:nvPicPr>
                  <pic:blipFill>
                    <a:blip r:embed="rId13" cstate="print"/>
                    <a:stretch>
                      <a:fillRect/>
                    </a:stretch>
                  </pic:blipFill>
                  <pic:spPr>
                    <a:xfrm>
                      <a:off x="0" y="0"/>
                      <a:ext cx="5715000" cy="3223260"/>
                    </a:xfrm>
                    <a:prstGeom prst="rect">
                      <a:avLst/>
                    </a:prstGeom>
                    <a:ln>
                      <a:noFill/>
                    </a:ln>
                  </pic:spPr>
                </pic:pic>
              </a:graphicData>
            </a:graphic>
          </wp:inline>
        </w:drawing>
      </w:r>
    </w:p>
    <w:p w:rsidR="001948C8" w:rsidRPr="00D90F6D" w:rsidRDefault="001948C8" w:rsidP="00FB7E8F">
      <w:pPr>
        <w:pStyle w:val="Titulek"/>
      </w:pPr>
      <w:bookmarkStart w:id="12" w:name="_Ref342965835"/>
      <w:r>
        <w:t xml:space="preserve">Obrázek </w:t>
      </w:r>
      <w:fldSimple w:instr=" STYLEREF 1 \s ">
        <w:r w:rsidR="00C11D5F">
          <w:rPr>
            <w:noProof/>
          </w:rPr>
          <w:t>2</w:t>
        </w:r>
      </w:fldSimple>
      <w:r w:rsidR="008E7150">
        <w:t>.</w:t>
      </w:r>
      <w:fldSimple w:instr=" SEQ Obrázek \* ARABIC \s 1 ">
        <w:r w:rsidR="00C11D5F">
          <w:rPr>
            <w:noProof/>
          </w:rPr>
          <w:t>1</w:t>
        </w:r>
      </w:fldSimple>
      <w:bookmarkEnd w:id="12"/>
      <w:r>
        <w:t xml:space="preserve"> </w:t>
      </w:r>
      <w:r w:rsidR="00317580">
        <w:t>ukazuje závislost ceny vývoje SW</w:t>
      </w:r>
      <w:r w:rsidR="00E031EA">
        <w:t xml:space="preserve"> (Cost or effort)</w:t>
      </w:r>
      <w:r w:rsidR="00317580">
        <w:t xml:space="preserve"> na počtu modulů</w:t>
      </w:r>
      <w:r w:rsidR="00E031EA">
        <w:t xml:space="preserve"> (Number of modules</w:t>
      </w:r>
      <w:r w:rsidR="00013A6E">
        <w:t>)</w:t>
      </w:r>
      <w:r>
        <w:t xml:space="preserve">. Převzato z </w:t>
      </w:r>
      <w:sdt>
        <w:sdtPr>
          <w:id w:val="3167277"/>
          <w:citation/>
        </w:sdtPr>
        <w:sdtContent>
          <w:fldSimple w:instr=" CITATION Zen12 \l 1029  ">
            <w:r w:rsidR="001A6348">
              <w:rPr>
                <w:noProof/>
              </w:rPr>
              <w:t>(6)</w:t>
            </w:r>
          </w:fldSimple>
        </w:sdtContent>
      </w:sdt>
      <w:r>
        <w:t>.</w:t>
      </w:r>
    </w:p>
    <w:p w:rsidR="001948C8" w:rsidRDefault="008D546C" w:rsidP="001948C8">
      <w:pPr>
        <w:pStyle w:val="Odstavecdal"/>
      </w:pPr>
      <w:r>
        <w:t xml:space="preserve">Zaměření na dřívější etapu životního cyklu SW pokračovalo dále a vyústilo ve </w:t>
      </w:r>
      <w:r>
        <w:rPr>
          <w:i/>
        </w:rPr>
        <w:t>Strukturovanou Analýzu</w:t>
      </w:r>
      <w:r>
        <w:t xml:space="preserve">, která byla popularizovaná lidmi Tom DeMarco (1978) a Edward Yourdon (1989). Principem bylo oddělení specifikace problému od jeho řešení, což vedlo k vytvoření dvou primárních modelů. První, zvaný </w:t>
      </w:r>
      <w:r>
        <w:rPr>
          <w:i/>
        </w:rPr>
        <w:t>Základní Model</w:t>
      </w:r>
      <w:r w:rsidR="00013A6E">
        <w:t>, sloužil jako reprez</w:t>
      </w:r>
      <w:r>
        <w:t xml:space="preserve">entace systému, bez zaměření na implementaci. Druhý, zvaný </w:t>
      </w:r>
      <w:r>
        <w:rPr>
          <w:i/>
        </w:rPr>
        <w:t>Implementační Model</w:t>
      </w:r>
      <w:r>
        <w:t xml:space="preserve">, byl funkční realizací základního modelu </w:t>
      </w:r>
      <w:r w:rsidR="00013A6E">
        <w:t>s důrazem na organizaci hardwaru, softwaru</w:t>
      </w:r>
      <w:r>
        <w:t xml:space="preserve"> a zdrojového kódu. Zde má základy princip MDA se svým platformě nezávislým a platformě specifickým modelem, ale k tomu se dostaneme v kapitole</w:t>
      </w:r>
      <w:r w:rsidR="00013A6E">
        <w:t xml:space="preserve"> </w:t>
      </w:r>
      <w:r w:rsidR="001942F5">
        <w:fldChar w:fldCharType="begin"/>
      </w:r>
      <w:r w:rsidR="00013A6E">
        <w:instrText xml:space="preserve"> REF _Ref343008830 \r \h </w:instrText>
      </w:r>
      <w:r w:rsidR="001942F5">
        <w:fldChar w:fldCharType="separate"/>
      </w:r>
      <w:r w:rsidR="00C11D5F">
        <w:t>3</w:t>
      </w:r>
      <w:r w:rsidR="001942F5">
        <w:fldChar w:fldCharType="end"/>
      </w:r>
      <w:r>
        <w:t xml:space="preserve">. Při vytváření modelů v této etapě jsme se mohli setkat s abstrakcí typu </w:t>
      </w:r>
      <w:r w:rsidRPr="00045276">
        <w:rPr>
          <w:i/>
        </w:rPr>
        <w:t>DFD</w:t>
      </w:r>
      <w:r w:rsidRPr="0046612D">
        <w:t xml:space="preserve"> (Data Flow Diagram), </w:t>
      </w:r>
      <w:r w:rsidRPr="00045276">
        <w:rPr>
          <w:i/>
        </w:rPr>
        <w:t>SD</w:t>
      </w:r>
      <w:r w:rsidRPr="0046612D">
        <w:t xml:space="preserve"> (State diagram) a </w:t>
      </w:r>
      <w:r w:rsidRPr="00045276">
        <w:rPr>
          <w:i/>
        </w:rPr>
        <w:t>ERD</w:t>
      </w:r>
      <w:r w:rsidRPr="0046612D">
        <w:t xml:space="preserve"> (Entity Relationchip Diagram), </w:t>
      </w:r>
      <w:r>
        <w:t xml:space="preserve">které dnes v mírně upravené podobě potkáváme v modelovacím jazyce </w:t>
      </w:r>
      <w:r w:rsidRPr="00045276">
        <w:rPr>
          <w:i/>
        </w:rPr>
        <w:t>UML</w:t>
      </w:r>
      <w:r>
        <w:t xml:space="preserve"> (Unified Modeling Language). V této době vznikl také </w:t>
      </w:r>
      <w:r>
        <w:rPr>
          <w:i/>
        </w:rPr>
        <w:t>událostmi řízený</w:t>
      </w:r>
      <w:r>
        <w:t xml:space="preserve"> přístup, o který se zasloužili pánové Ward a Mellor (1985), kteří řekli, že systém nemusí být rozdělen s</w:t>
      </w:r>
      <w:r>
        <w:rPr>
          <w:i/>
        </w:rPr>
        <w:t>hora-dolů</w:t>
      </w:r>
      <w:r>
        <w:t xml:space="preserve">, ale </w:t>
      </w:r>
      <w:r>
        <w:rPr>
          <w:i/>
        </w:rPr>
        <w:t>zvenku-dovnitř</w:t>
      </w:r>
      <w:r>
        <w:t xml:space="preserve">. Jejich pohled byl založen na porozumění prostředí ve kterém systém běží a vytvoření specifikace chování tak aby vyhověla tomuto prostředí. Tento přístup se dá připodobnit k </w:t>
      </w:r>
      <w:r w:rsidRPr="005450EF">
        <w:rPr>
          <w:i/>
        </w:rPr>
        <w:t>Use-Case</w:t>
      </w:r>
      <w:r>
        <w:t xml:space="preserve"> diagramům, které opět najdeme v </w:t>
      </w:r>
      <w:r w:rsidRPr="005450EF">
        <w:rPr>
          <w:i/>
        </w:rPr>
        <w:t>UML</w:t>
      </w:r>
      <w:r>
        <w:t>.</w:t>
      </w:r>
    </w:p>
    <w:p w:rsidR="001948C8" w:rsidRDefault="001948C8" w:rsidP="001948C8">
      <w:pPr>
        <w:pStyle w:val="Odstavecdal"/>
      </w:pPr>
      <w:r>
        <w:t xml:space="preserve">Mezitím, co byly vyvíjeny strukturované metody, si návrháři uvědomili, že mohou existovat i jiné způsoby rozdělení. Přišli na to, že objekty v systému jsou mnohem více stabilní, než funkce nad nimi prováděné. Vznikly tedy </w:t>
      </w:r>
      <w:r>
        <w:rPr>
          <w:i/>
        </w:rPr>
        <w:t>Objektově Orientované</w:t>
      </w:r>
      <w:r>
        <w:t xml:space="preserve"> (OO)</w:t>
      </w:r>
      <w:r>
        <w:rPr>
          <w:i/>
        </w:rPr>
        <w:t xml:space="preserve"> Metody</w:t>
      </w:r>
      <w:r>
        <w:t xml:space="preserve">, které se snaží přizpůsobit reálnému světu tím, že implementují objekty, které mají své vlastnosti a funkce, neboli metody, které mohou provádět. Knihy o OO programování autorů Booch (1986), Mayer (1988) a dalších byly následovány knihami o </w:t>
      </w:r>
      <w:r>
        <w:rPr>
          <w:i/>
        </w:rPr>
        <w:t>OOD (Object-oriented Design)</w:t>
      </w:r>
      <w:r>
        <w:t xml:space="preserve"> a </w:t>
      </w:r>
      <w:r>
        <w:rPr>
          <w:i/>
        </w:rPr>
        <w:t>OOA (Object-oriented Analysis)</w:t>
      </w:r>
      <w:r>
        <w:t>. Tyto přístupy byly aplikovány hned v počátku životního cyklu SW, kde jsou prováděna nejdůležitější rozhodnutí ve formě specifikace chování a pravidel systému. MDA se ztotožňuje s touto aplikací a zavádí ji také do prvotní fáze vývoje.</w:t>
      </w:r>
    </w:p>
    <w:p w:rsidR="001948C8" w:rsidRDefault="001948C8" w:rsidP="001948C8">
      <w:pPr>
        <w:pStyle w:val="Odstavecdal"/>
      </w:pPr>
      <w:r>
        <w:lastRenderedPageBreak/>
        <w:t xml:space="preserve">Objektově orientovaný přístup se stal populárním a lidé začali vymýšlet, jak by šel vývoj za pomocí objektů ještě zjednodušit. Booch v publikaci </w:t>
      </w:r>
      <w:r w:rsidRPr="00B3421B">
        <w:rPr>
          <w:i/>
        </w:rPr>
        <w:t>Object Oriented Analysis and Design with Applications</w:t>
      </w:r>
      <w:r>
        <w:t xml:space="preserve"> (1993) detailně popsal metodu OO vývoje. Principy užívání </w:t>
      </w:r>
      <w:r w:rsidRPr="008E6A7D">
        <w:rPr>
          <w:i/>
        </w:rPr>
        <w:t>vzorů</w:t>
      </w:r>
      <w:r>
        <w:t xml:space="preserve">, nebo </w:t>
      </w:r>
      <w:r w:rsidRPr="008E6A7D">
        <w:rPr>
          <w:i/>
        </w:rPr>
        <w:t>archetypů</w:t>
      </w:r>
      <w:r>
        <w:t xml:space="preserve">, jako základ pro platformě specifickou implementaci, byly obhajovány i mnoha dalšími (např.: Beck, Shlaer, Mellor, Buschmann, Meunier, Coad). Celé to završila čtveřice Gamma, Helm, Johnson a Vlissides, kteří roku 1994 publikovali knihu </w:t>
      </w:r>
      <w:r w:rsidRPr="008E6A7D">
        <w:rPr>
          <w:i/>
        </w:rPr>
        <w:t>Design Patterns</w:t>
      </w:r>
      <w:r w:rsidR="00817777">
        <w:t>, která je pova</w:t>
      </w:r>
      <w:r>
        <w:t xml:space="preserve">žována za nejznámější v oboru </w:t>
      </w:r>
      <w:r w:rsidRPr="008E6A7D">
        <w:rPr>
          <w:i/>
        </w:rPr>
        <w:t>návrhových vzorů</w:t>
      </w:r>
      <w:r>
        <w:t xml:space="preserve">. Ivor Jacobson se svým přístupem řízeným </w:t>
      </w:r>
      <w:r w:rsidRPr="008E6A7D">
        <w:rPr>
          <w:i/>
        </w:rPr>
        <w:t>případy užití</w:t>
      </w:r>
      <w:r>
        <w:t xml:space="preserve"> (angl. Use-Case) roku 1992 pozvednul povědomí o důležitosti organizačních požadavků ve smyslu lehce modelovatelných a sledovatelných v průběhu životního cyklu. Roku 1991 vyvinul Dr</w:t>
      </w:r>
      <w:r w:rsidR="00763846">
        <w:t>.</w:t>
      </w:r>
      <w:r>
        <w:t xml:space="preserve"> James Raumbaugh s kolektivem techniku zvanou </w:t>
      </w:r>
      <w:r>
        <w:rPr>
          <w:i/>
        </w:rPr>
        <w:t>OMT (Object Ma</w:t>
      </w:r>
      <w:r w:rsidR="00763846">
        <w:rPr>
          <w:i/>
        </w:rPr>
        <w:t>n</w:t>
      </w:r>
      <w:r>
        <w:rPr>
          <w:i/>
        </w:rPr>
        <w:t>agement Technique)</w:t>
      </w:r>
      <w:r>
        <w:t xml:space="preserve"> ve které navrhli soubor notací pro podporu vytváření modelů analýzy a návrhu. Tato technika se v 90. letech stala dominantní.</w:t>
      </w:r>
    </w:p>
    <w:p w:rsidR="001948C8" w:rsidRDefault="001948C8" w:rsidP="001948C8">
      <w:pPr>
        <w:pStyle w:val="Odstavecdal"/>
      </w:pPr>
      <w:r>
        <w:t xml:space="preserve">Shlaer a Mellor s jejich </w:t>
      </w:r>
      <w:r>
        <w:rPr>
          <w:i/>
        </w:rPr>
        <w:t>rekurzivním návrhem</w:t>
      </w:r>
      <w:r>
        <w:t xml:space="preserve"> zdůraznili význam vytváření precizních </w:t>
      </w:r>
      <w:r w:rsidRPr="00257B10">
        <w:rPr>
          <w:i/>
        </w:rPr>
        <w:t>PIM</w:t>
      </w:r>
      <w:r>
        <w:t xml:space="preserve"> (Platform Indipendent Model), které mohou být systematicky, případně automaticky, překládány až k vygenerování zdrojového kódu cílového systému. Dále prosadili nový přístup strukturování systému a to na základě tematických celků, čili sdružení tematicky shodných prvků do jednoho modulu zvaného </w:t>
      </w:r>
      <w:r>
        <w:rPr>
          <w:i/>
        </w:rPr>
        <w:t>doména</w:t>
      </w:r>
      <w:r>
        <w:t xml:space="preserve">. Výsledkem tohoto rozdělení systému jsou moduly vysoce nezávislé na ostatních, tak jak bylo požadováno již před 20 lety při </w:t>
      </w:r>
      <w:r>
        <w:rPr>
          <w:i/>
        </w:rPr>
        <w:t>Strukturovaném Návrhu</w:t>
      </w:r>
      <w:r>
        <w:t xml:space="preserve"> pány Yourdon a Constantine. Podobným směrem se vydal kolektiv autorů v čele s Bran Selic, kteří v roce 1994 </w:t>
      </w:r>
      <w:r w:rsidR="004B455A">
        <w:t>představili</w:t>
      </w:r>
      <w:r>
        <w:t xml:space="preserve"> metodu nazývanou </w:t>
      </w:r>
      <w:r>
        <w:rPr>
          <w:i/>
        </w:rPr>
        <w:t>Real-time Object-oriented Modeling (ROOM)</w:t>
      </w:r>
      <w:r>
        <w:t xml:space="preserve"> zaměřenou na vývoj RT systémů s důrazem na definování rozhraní a komunikačních protokolů. Oba tyto přístupy umožňují grafické znázornění, které je dnes standardizováno v UML.</w:t>
      </w:r>
    </w:p>
    <w:p w:rsidR="001948C8" w:rsidRDefault="001948C8" w:rsidP="001948C8">
      <w:pPr>
        <w:pStyle w:val="Odstavecdal"/>
      </w:pPr>
      <w:r>
        <w:t>Aktuální stav návrhu a vývoje systémů je považován za sjednocení těch nejlepších metod z historie a může být popsán následujícími vlastnostmi:</w:t>
      </w:r>
    </w:p>
    <w:p w:rsidR="001948C8" w:rsidRDefault="001948C8" w:rsidP="001948C8">
      <w:pPr>
        <w:pStyle w:val="Odstavecdal"/>
        <w:numPr>
          <w:ilvl w:val="0"/>
          <w:numId w:val="2"/>
        </w:numPr>
      </w:pPr>
      <w:r>
        <w:t>Rozdělení systému na domény, obsahující prvky/objekty zapadající do stejného tématu, které jsou téměř nepropojené a kohezní;</w:t>
      </w:r>
    </w:p>
    <w:p w:rsidR="001948C8" w:rsidRDefault="001948C8" w:rsidP="001948C8">
      <w:pPr>
        <w:pStyle w:val="Odstavecdal"/>
        <w:numPr>
          <w:ilvl w:val="0"/>
          <w:numId w:val="2"/>
        </w:numPr>
      </w:pPr>
      <w:r>
        <w:t xml:space="preserve">Oddělení platformě nezávislého chování od platformě specifického chování, jako rozšíření dříve definovaného oddělení </w:t>
      </w:r>
      <w:r>
        <w:rPr>
          <w:i/>
        </w:rPr>
        <w:t>základního modelu</w:t>
      </w:r>
      <w:r>
        <w:t xml:space="preserve"> od </w:t>
      </w:r>
      <w:r>
        <w:rPr>
          <w:i/>
        </w:rPr>
        <w:t>implementačního modelu</w:t>
      </w:r>
      <w:r>
        <w:t>;</w:t>
      </w:r>
    </w:p>
    <w:p w:rsidR="001948C8" w:rsidRDefault="001948C8" w:rsidP="001948C8">
      <w:pPr>
        <w:pStyle w:val="Odstavecdal"/>
        <w:numPr>
          <w:ilvl w:val="0"/>
          <w:numId w:val="2"/>
        </w:numPr>
      </w:pPr>
      <w:r>
        <w:t xml:space="preserve">Definice vzorem řízeného mapování pro systematické vytváření </w:t>
      </w:r>
      <w:r w:rsidRPr="007961CE">
        <w:rPr>
          <w:i/>
        </w:rPr>
        <w:t>platformě specifických</w:t>
      </w:r>
      <w:r>
        <w:t xml:space="preserve"> modelů z </w:t>
      </w:r>
      <w:r w:rsidRPr="007961CE">
        <w:rPr>
          <w:i/>
        </w:rPr>
        <w:t>platformě nezávislých</w:t>
      </w:r>
      <w:r>
        <w:t xml:space="preserve"> modelů. Toto mapování může být manuální, ale je snaha o plnou automatizaci;</w:t>
      </w:r>
    </w:p>
    <w:p w:rsidR="001948C8" w:rsidRDefault="001948C8" w:rsidP="001948C8">
      <w:pPr>
        <w:pStyle w:val="Odstavecdal"/>
        <w:numPr>
          <w:ilvl w:val="0"/>
          <w:numId w:val="2"/>
        </w:numPr>
      </w:pPr>
      <w:r>
        <w:t xml:space="preserve">Používání abstraktního, ale úzce sémanticky definovaného formalismu </w:t>
      </w:r>
      <w:r w:rsidRPr="007961CE">
        <w:rPr>
          <w:i/>
        </w:rPr>
        <w:t>xUML</w:t>
      </w:r>
      <w:r>
        <w:t xml:space="preserve"> (executable UML), které zajišťuje modelům preciznost a možnost jejich testování/simulaci již v době modelování systému.</w:t>
      </w:r>
    </w:p>
    <w:p w:rsidR="001948C8" w:rsidRPr="00F57935" w:rsidRDefault="001948C8" w:rsidP="001948C8">
      <w:pPr>
        <w:pStyle w:val="Odstavecdal"/>
      </w:pPr>
      <w:r>
        <w:t xml:space="preserve">Tímto jsme prošli historií návrhu systémů a v </w:t>
      </w:r>
      <w:r w:rsidR="001D6340">
        <w:t>následující</w:t>
      </w:r>
      <w:r>
        <w:t xml:space="preserve"> kapitole se </w:t>
      </w:r>
      <w:r w:rsidR="001D6340">
        <w:t>zaměříme</w:t>
      </w:r>
      <w:r>
        <w:t xml:space="preserve"> na </w:t>
      </w:r>
      <w:r w:rsidR="001D6340">
        <w:t>metodiku</w:t>
      </w:r>
      <w:r>
        <w:t xml:space="preserve"> MDA.</w:t>
      </w:r>
    </w:p>
    <w:p w:rsidR="001948C8" w:rsidRDefault="001948C8" w:rsidP="001948C8">
      <w:pPr>
        <w:spacing w:line="240" w:lineRule="auto"/>
      </w:pPr>
      <w:r>
        <w:br w:type="page"/>
      </w:r>
    </w:p>
    <w:p w:rsidR="001948C8" w:rsidRDefault="005A06BE" w:rsidP="001948C8">
      <w:pPr>
        <w:pStyle w:val="Nadpis1"/>
      </w:pPr>
      <w:bookmarkStart w:id="13" w:name="_Ref343008830"/>
      <w:bookmarkStart w:id="14" w:name="_Toc343033292"/>
      <w:bookmarkStart w:id="15" w:name="_Toc354136741"/>
      <w:r>
        <w:lastRenderedPageBreak/>
        <w:t xml:space="preserve">Metodika </w:t>
      </w:r>
      <w:r w:rsidR="001948C8">
        <w:t>Model Driven Architecture</w:t>
      </w:r>
      <w:bookmarkEnd w:id="13"/>
      <w:bookmarkEnd w:id="14"/>
      <w:bookmarkEnd w:id="15"/>
    </w:p>
    <w:p w:rsidR="0083592F" w:rsidRDefault="001948C8" w:rsidP="0083592F">
      <w:pPr>
        <w:pStyle w:val="Odstavecprvn"/>
      </w:pPr>
      <w:r>
        <w:t xml:space="preserve">MDA je metodika vývoje SW založená na proveditelných modelech. Je vyvíjena skupinou OMG </w:t>
      </w:r>
      <w:sdt>
        <w:sdtPr>
          <w:id w:val="3167321"/>
          <w:citation/>
        </w:sdtPr>
        <w:sdtContent>
          <w:fldSimple w:instr=" CITATION Obj12 \l 1029 ">
            <w:r w:rsidR="001A6348">
              <w:rPr>
                <w:noProof/>
              </w:rPr>
              <w:t>(1)</w:t>
            </w:r>
          </w:fldSimple>
        </w:sdtContent>
      </w:sdt>
      <w:r>
        <w:t>, která má pod sebou i mnoho dalších metodik a technologií zaměřených na interoperabilitu a portabilitu objekto</w:t>
      </w:r>
      <w:r w:rsidR="0057294C">
        <w:t>vě or</w:t>
      </w:r>
      <w:r>
        <w:t>ientovaných aplikací, uveďme pár známějších n</w:t>
      </w:r>
      <w:r w:rsidR="00D51929">
        <w:t>apř. UML, XML, XMI, COBRA.</w:t>
      </w:r>
    </w:p>
    <w:p w:rsidR="001948C8" w:rsidRDefault="00CA5133" w:rsidP="0083592F">
      <w:pPr>
        <w:pStyle w:val="Odstavecdal"/>
      </w:pPr>
      <w:r>
        <w:t>Metodika</w:t>
      </w:r>
      <w:r w:rsidR="001948C8">
        <w:t xml:space="preserve"> MDA je </w:t>
      </w:r>
      <w:r>
        <w:t xml:space="preserve">tedy </w:t>
      </w:r>
      <w:r w:rsidR="001948C8">
        <w:t xml:space="preserve">technika vývoje, kdy je striktně oddělen model systému ve smyslu požadovaného chování a funkcionality od implementačních detailů závislých na použitých technologiích. Model funkcionalit a chování systému, zvaný </w:t>
      </w:r>
      <w:r w:rsidR="001948C8" w:rsidRPr="006F3790">
        <w:rPr>
          <w:i/>
        </w:rPr>
        <w:t>PIM</w:t>
      </w:r>
      <w:r w:rsidR="00D51929">
        <w:t xml:space="preserve"> (viz</w:t>
      </w:r>
      <w:r w:rsidR="001948C8">
        <w:t xml:space="preserve"> kap. </w:t>
      </w:r>
      <w:r w:rsidR="001942F5">
        <w:fldChar w:fldCharType="begin"/>
      </w:r>
      <w:r w:rsidR="001948C8">
        <w:instrText xml:space="preserve"> REF _Ref342989952 \r \h </w:instrText>
      </w:r>
      <w:r w:rsidR="001942F5">
        <w:fldChar w:fldCharType="separate"/>
      </w:r>
      <w:r w:rsidR="00C11D5F">
        <w:t>3.2</w:t>
      </w:r>
      <w:r w:rsidR="001942F5">
        <w:fldChar w:fldCharType="end"/>
      </w:r>
      <w:r w:rsidR="001948C8">
        <w:t xml:space="preserve">), stačí vytvořit pouze jednou. Tento model je poté mapován pomocí překladových pravidel na </w:t>
      </w:r>
      <w:r w:rsidR="001948C8" w:rsidRPr="006F3790">
        <w:rPr>
          <w:i/>
        </w:rPr>
        <w:t>PSM</w:t>
      </w:r>
      <w:r w:rsidR="001948C8">
        <w:t xml:space="preserve"> (viz kap. </w:t>
      </w:r>
      <w:r w:rsidR="001942F5">
        <w:fldChar w:fldCharType="begin"/>
      </w:r>
      <w:r w:rsidR="001948C8">
        <w:instrText xml:space="preserve"> REF _Ref342990009 \r \h </w:instrText>
      </w:r>
      <w:r w:rsidR="001942F5">
        <w:fldChar w:fldCharType="separate"/>
      </w:r>
      <w:r w:rsidR="00C11D5F">
        <w:t>3.3</w:t>
      </w:r>
      <w:r w:rsidR="001942F5">
        <w:fldChar w:fldCharType="end"/>
      </w:r>
      <w:r w:rsidR="001948C8">
        <w:t xml:space="preserve">) a konkrétní implementaci na dané platformě, zvanou </w:t>
      </w:r>
      <w:r w:rsidR="001948C8" w:rsidRPr="006F3790">
        <w:rPr>
          <w:i/>
        </w:rPr>
        <w:t>PSI</w:t>
      </w:r>
      <w:r w:rsidR="001948C8">
        <w:t xml:space="preserve"> (Platform Specific Implementation). Pro jeden </w:t>
      </w:r>
      <w:r w:rsidR="001948C8" w:rsidRPr="006F3790">
        <w:rPr>
          <w:i/>
        </w:rPr>
        <w:t>PIM</w:t>
      </w:r>
      <w:r w:rsidR="001948C8">
        <w:t xml:space="preserve"> tedy může existovat mnoho </w:t>
      </w:r>
      <w:r w:rsidR="001948C8" w:rsidRPr="006F3790">
        <w:rPr>
          <w:i/>
        </w:rPr>
        <w:t>PSM</w:t>
      </w:r>
      <w:r w:rsidR="001948C8">
        <w:t xml:space="preserve">, které definují transformaci modelu </w:t>
      </w:r>
      <w:r w:rsidR="001948C8" w:rsidRPr="00DD4A4B">
        <w:rPr>
          <w:i/>
        </w:rPr>
        <w:t>PIM</w:t>
      </w:r>
      <w:r w:rsidR="001948C8">
        <w:t xml:space="preserve"> na platformě závislou implementaci </w:t>
      </w:r>
      <w:r w:rsidR="001948C8" w:rsidRPr="00DD4A4B">
        <w:rPr>
          <w:i/>
        </w:rPr>
        <w:t>PSI</w:t>
      </w:r>
      <w:r w:rsidR="001948C8">
        <w:t xml:space="preserve">. Nutno říct, že princip MDA spočívá také právě ve formě modelu </w:t>
      </w:r>
      <w:r w:rsidR="001948C8" w:rsidRPr="00DD4A4B">
        <w:rPr>
          <w:i/>
        </w:rPr>
        <w:t>PIM</w:t>
      </w:r>
      <w:r w:rsidR="001948C8">
        <w:t>, který je proveditelný a tedy testovatelný v průběhu vývoje.</w:t>
      </w:r>
    </w:p>
    <w:p w:rsidR="001948C8" w:rsidRDefault="001948C8" w:rsidP="001948C8">
      <w:pPr>
        <w:pStyle w:val="Odstavecdal"/>
        <w:keepNext/>
        <w:ind w:firstLine="0"/>
        <w:jc w:val="center"/>
      </w:pPr>
      <w:r>
        <w:rPr>
          <w:noProof/>
        </w:rPr>
        <w:drawing>
          <wp:inline distT="0" distB="0" distL="0" distR="0">
            <wp:extent cx="4322478" cy="3048000"/>
            <wp:effectExtent l="19050" t="0" r="1872" b="0"/>
            <wp:docPr id="4" name="Obrázek 3" descr="vodop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dopad.jpg"/>
                    <pic:cNvPicPr/>
                  </pic:nvPicPr>
                  <pic:blipFill>
                    <a:blip r:embed="rId14" cstate="print"/>
                    <a:stretch>
                      <a:fillRect/>
                    </a:stretch>
                  </pic:blipFill>
                  <pic:spPr>
                    <a:xfrm>
                      <a:off x="0" y="0"/>
                      <a:ext cx="4330532" cy="3053679"/>
                    </a:xfrm>
                    <a:prstGeom prst="rect">
                      <a:avLst/>
                    </a:prstGeom>
                  </pic:spPr>
                </pic:pic>
              </a:graphicData>
            </a:graphic>
          </wp:inline>
        </w:drawing>
      </w:r>
    </w:p>
    <w:p w:rsidR="001948C8" w:rsidRPr="000B37E2" w:rsidRDefault="00D262EC" w:rsidP="00FB7E8F">
      <w:pPr>
        <w:pStyle w:val="Titulek"/>
      </w:pPr>
      <w:bookmarkStart w:id="16" w:name="_Ref342991956"/>
      <w:r>
        <w:t>Obr</w:t>
      </w:r>
      <w:r w:rsidR="006B5477">
        <w:t>ázek</w:t>
      </w:r>
      <w:r w:rsidR="001948C8">
        <w:t xml:space="preserve"> </w:t>
      </w:r>
      <w:fldSimple w:instr=" STYLEREF 1 \s ">
        <w:r w:rsidR="00C11D5F">
          <w:rPr>
            <w:noProof/>
          </w:rPr>
          <w:t>3</w:t>
        </w:r>
      </w:fldSimple>
      <w:r w:rsidR="008E7150">
        <w:t>.</w:t>
      </w:r>
      <w:fldSimple w:instr=" SEQ Obrázek \* ARABIC \s 1 ">
        <w:r w:rsidR="00C11D5F">
          <w:rPr>
            <w:noProof/>
          </w:rPr>
          <w:t>1</w:t>
        </w:r>
      </w:fldSimple>
      <w:bookmarkEnd w:id="16"/>
      <w:r w:rsidR="001948C8">
        <w:t xml:space="preserve"> Diagram vývoje systému pomocí k</w:t>
      </w:r>
      <w:r w:rsidR="00CA5133">
        <w:t xml:space="preserve">lasické vývojové metody Vodopád. </w:t>
      </w:r>
      <w:r w:rsidR="001948C8">
        <w:t xml:space="preserve">Převzato z </w:t>
      </w:r>
      <w:sdt>
        <w:sdtPr>
          <w:id w:val="3167317"/>
          <w:citation/>
        </w:sdtPr>
        <w:sdtContent>
          <w:fldSimple w:instr=" CITATION Rai04 \l 1029  ">
            <w:r w:rsidR="001A6348">
              <w:rPr>
                <w:noProof/>
              </w:rPr>
              <w:t>(5)</w:t>
            </w:r>
          </w:fldSimple>
        </w:sdtContent>
      </w:sdt>
      <w:r w:rsidR="001948C8">
        <w:t>.</w:t>
      </w:r>
    </w:p>
    <w:p w:rsidR="00275008" w:rsidRDefault="001948C8" w:rsidP="001948C8">
      <w:pPr>
        <w:pStyle w:val="Odstavecdal"/>
      </w:pPr>
      <w:r>
        <w:t>Klasické vývojové metody (např. Vodopád) stanoví problém (specifikace systému), který dále rozvíjí zaváděním návrhových a implementačních detailů, až dojdou k řešení, které představuje výsledek vývoje SW</w:t>
      </w:r>
      <w:r w:rsidR="00024939">
        <w:t>, čili konkrétní implementaci na dané platformě</w:t>
      </w:r>
      <w:r>
        <w:t>.</w:t>
      </w:r>
      <w:r w:rsidR="00024939">
        <w:t xml:space="preserve"> </w:t>
      </w:r>
      <w:r w:rsidR="000F2772">
        <w:t>Vývoj SW klasickou metodou</w:t>
      </w:r>
      <w:r w:rsidR="00E40A8D">
        <w:t xml:space="preserve"> Vodopád </w:t>
      </w:r>
      <w:r w:rsidR="000F2772">
        <w:t>probíhá</w:t>
      </w:r>
      <w:r w:rsidR="00E40A8D">
        <w:t xml:space="preserve">, jak znázorňuje </w:t>
      </w:r>
      <w:r w:rsidR="001942F5">
        <w:fldChar w:fldCharType="begin"/>
      </w:r>
      <w:r w:rsidR="00E40A8D">
        <w:instrText xml:space="preserve"> REF _Ref342991956 \h </w:instrText>
      </w:r>
      <w:r w:rsidR="001942F5">
        <w:fldChar w:fldCharType="separate"/>
      </w:r>
      <w:r w:rsidR="00C11D5F">
        <w:t xml:space="preserve">Obrázek </w:t>
      </w:r>
      <w:r w:rsidR="00C11D5F">
        <w:rPr>
          <w:noProof/>
        </w:rPr>
        <w:t>3</w:t>
      </w:r>
      <w:r w:rsidR="00C11D5F">
        <w:t>.</w:t>
      </w:r>
      <w:r w:rsidR="00C11D5F">
        <w:rPr>
          <w:noProof/>
        </w:rPr>
        <w:t>1</w:t>
      </w:r>
      <w:r w:rsidR="001942F5">
        <w:fldChar w:fldCharType="end"/>
      </w:r>
      <w:r w:rsidR="00E40A8D">
        <w:t xml:space="preserve">, </w:t>
      </w:r>
      <w:r w:rsidR="000F2772">
        <w:t>postupně od specifikace požadavků (které se bohužel neustále mění), přes fázi analýzy, kdy jsou neformální požadavky na systém jasně a stručně přepsány do dokumentu, ze kterého návrhový tým vytvoří model systému, který specifikuje veškeré chování systému pomocí různých diagramů (např. diagram tříd, diagramy interakce, atp.). Tento model je pouze ilustrativní a musí být manuálně programátory transformován do výsledného kódu systému. Je to rozvíjející proces (</w:t>
      </w:r>
      <w:r w:rsidR="000F2772">
        <w:rPr>
          <w:i/>
        </w:rPr>
        <w:t>Elaborative procces</w:t>
      </w:r>
      <w:r w:rsidR="000F2772">
        <w:t>)</w:t>
      </w:r>
      <w:r w:rsidR="00024939">
        <w:t>.</w:t>
      </w:r>
    </w:p>
    <w:p w:rsidR="001948C8" w:rsidRDefault="00024939" w:rsidP="001948C8">
      <w:pPr>
        <w:pStyle w:val="Odstavecdal"/>
      </w:pPr>
      <w:r>
        <w:lastRenderedPageBreak/>
        <w:t>Naopak v metodice</w:t>
      </w:r>
      <w:r w:rsidR="001948C8">
        <w:t xml:space="preserve"> MDA </w:t>
      </w:r>
      <w:r>
        <w:t>je stanoven</w:t>
      </w:r>
      <w:r w:rsidR="001948C8">
        <w:t xml:space="preserve"> problém ve formě </w:t>
      </w:r>
      <w:r>
        <w:t xml:space="preserve">formálního funkčního </w:t>
      </w:r>
      <w:r w:rsidR="001948C8">
        <w:t xml:space="preserve">modelu </w:t>
      </w:r>
      <w:r w:rsidR="001948C8" w:rsidRPr="00366763">
        <w:rPr>
          <w:i/>
        </w:rPr>
        <w:t>PIM</w:t>
      </w:r>
      <w:r w:rsidR="00275008">
        <w:t>.</w:t>
      </w:r>
      <w:r w:rsidR="001948C8">
        <w:t xml:space="preserve"> </w:t>
      </w:r>
      <w:r w:rsidR="00275008">
        <w:t xml:space="preserve">Požadavky na systém jsou analyzovány a je z nich vytvořen funkční formální model, který se dá testovat. Současně s tím může být vytvořen (resp. zakoupen, nebo znovupoužit) model návrhu, </w:t>
      </w:r>
      <w:r w:rsidR="00275008" w:rsidRPr="00FB7E8F">
        <w:t>přesněji</w:t>
      </w:r>
      <w:r w:rsidR="00275008">
        <w:t xml:space="preserve"> model transformace funkčního modelu na konkrétní implementační kód, v závislosti na použité platformě. Tato transformace by měla být plně automatická, čímž zabere mnohem méně času, než manuální implementace u klasických metod. </w:t>
      </w:r>
      <w:r w:rsidR="00D012D0">
        <w:t>Ten</w:t>
      </w:r>
      <w:r w:rsidR="00275008">
        <w:t>to překladem řízený proces (</w:t>
      </w:r>
      <w:r w:rsidR="00275008">
        <w:rPr>
          <w:i/>
        </w:rPr>
        <w:t>Translation-based process</w:t>
      </w:r>
      <w:r w:rsidR="00D012D0">
        <w:t xml:space="preserve">) </w:t>
      </w:r>
      <w:r w:rsidR="006F6B0B">
        <w:t xml:space="preserve">je </w:t>
      </w:r>
      <w:r w:rsidR="00D012D0">
        <w:t>znázorňuje</w:t>
      </w:r>
      <w:r w:rsidR="001948C8">
        <w:t xml:space="preserve"> </w:t>
      </w:r>
      <w:r w:rsidR="001942F5">
        <w:fldChar w:fldCharType="begin"/>
      </w:r>
      <w:r w:rsidR="001948C8">
        <w:instrText xml:space="preserve"> REF _Ref342991975 \h </w:instrText>
      </w:r>
      <w:r w:rsidR="001942F5">
        <w:fldChar w:fldCharType="separate"/>
      </w:r>
      <w:r w:rsidR="00C11D5F">
        <w:t xml:space="preserve">Obrázek </w:t>
      </w:r>
      <w:r w:rsidR="00C11D5F">
        <w:rPr>
          <w:noProof/>
        </w:rPr>
        <w:t>3</w:t>
      </w:r>
      <w:r w:rsidR="00C11D5F">
        <w:t>.</w:t>
      </w:r>
      <w:r w:rsidR="00C11D5F">
        <w:rPr>
          <w:noProof/>
        </w:rPr>
        <w:t>2</w:t>
      </w:r>
      <w:r w:rsidR="001942F5">
        <w:fldChar w:fldCharType="end"/>
      </w:r>
      <w:r w:rsidR="002C04DF">
        <w:t>.</w:t>
      </w:r>
      <w:r w:rsidR="001948C8">
        <w:t xml:space="preserve"> </w:t>
      </w:r>
      <w:sdt>
        <w:sdtPr>
          <w:id w:val="3167315"/>
          <w:citation/>
        </w:sdtPr>
        <w:sdtContent>
          <w:fldSimple w:instr=" CITATION Rai04 \l 1029  ">
            <w:r w:rsidR="001A6348">
              <w:rPr>
                <w:noProof/>
              </w:rPr>
              <w:t>(5)</w:t>
            </w:r>
          </w:fldSimple>
        </w:sdtContent>
      </w:sdt>
    </w:p>
    <w:p w:rsidR="001948C8" w:rsidRDefault="001948C8" w:rsidP="001948C8">
      <w:pPr>
        <w:pStyle w:val="Odstavecdal"/>
        <w:keepNext/>
      </w:pPr>
      <w:r>
        <w:rPr>
          <w:noProof/>
        </w:rPr>
        <w:drawing>
          <wp:inline distT="0" distB="0" distL="0" distR="0">
            <wp:extent cx="4648200" cy="3916680"/>
            <wp:effectExtent l="19050" t="0" r="0" b="0"/>
            <wp:docPr id="5" name="Obrázek 4" descr="MDA prekl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A preklad.jpg"/>
                    <pic:cNvPicPr/>
                  </pic:nvPicPr>
                  <pic:blipFill>
                    <a:blip r:embed="rId15" cstate="print"/>
                    <a:stretch>
                      <a:fillRect/>
                    </a:stretch>
                  </pic:blipFill>
                  <pic:spPr>
                    <a:xfrm>
                      <a:off x="0" y="0"/>
                      <a:ext cx="4648200" cy="3916680"/>
                    </a:xfrm>
                    <a:prstGeom prst="rect">
                      <a:avLst/>
                    </a:prstGeom>
                  </pic:spPr>
                </pic:pic>
              </a:graphicData>
            </a:graphic>
          </wp:inline>
        </w:drawing>
      </w:r>
    </w:p>
    <w:p w:rsidR="001948C8" w:rsidRPr="000B37E2" w:rsidRDefault="001948C8" w:rsidP="00FB7E8F">
      <w:pPr>
        <w:pStyle w:val="Titulek"/>
      </w:pPr>
      <w:bookmarkStart w:id="17" w:name="_Ref342991975"/>
      <w:r>
        <w:t xml:space="preserve">Obrázek </w:t>
      </w:r>
      <w:fldSimple w:instr=" STYLEREF 1 \s ">
        <w:r w:rsidR="00C11D5F">
          <w:rPr>
            <w:noProof/>
          </w:rPr>
          <w:t>3</w:t>
        </w:r>
      </w:fldSimple>
      <w:r w:rsidR="008E7150">
        <w:t>.</w:t>
      </w:r>
      <w:fldSimple w:instr=" SEQ Obrázek \* ARABIC \s 1 ">
        <w:r w:rsidR="00C11D5F">
          <w:rPr>
            <w:noProof/>
          </w:rPr>
          <w:t>2</w:t>
        </w:r>
      </w:fldSimple>
      <w:bookmarkEnd w:id="17"/>
      <w:r>
        <w:t xml:space="preserve"> Diagram vývoje systému pomocí MDA.</w:t>
      </w:r>
      <w:r w:rsidR="00024939">
        <w:t xml:space="preserve"> </w:t>
      </w:r>
      <w:r>
        <w:t xml:space="preserve">Převzato z </w:t>
      </w:r>
      <w:sdt>
        <w:sdtPr>
          <w:id w:val="3167319"/>
          <w:citation/>
        </w:sdtPr>
        <w:sdtContent>
          <w:fldSimple w:instr=" CITATION Rai04 \l 1029  ">
            <w:r w:rsidR="001A6348">
              <w:rPr>
                <w:noProof/>
              </w:rPr>
              <w:t>(5)</w:t>
            </w:r>
          </w:fldSimple>
        </w:sdtContent>
      </w:sdt>
      <w:r>
        <w:t>.</w:t>
      </w:r>
    </w:p>
    <w:p w:rsidR="001948C8" w:rsidRDefault="001948C8" w:rsidP="001948C8">
      <w:pPr>
        <w:pStyle w:val="Odstavecdal"/>
      </w:pPr>
      <w:r>
        <w:t>Dalším problémem klasických metod softwarového inženýrství je převod statického modelu systému (nejčastěji vytvořeného pomocí UML) na funkční implementaci SW. Tuto konverzi provádějí programátoři ve fázi implementace. V jejich práci jim mohou pomáhat různé (polo)automatizované transformace vybraných modelů, ze kterých lze získat kostru programu, či přímo kompletní kód nějakého modulu. Zde se objevuje jedno velké nebezpečí, které vzniká právě jednosměrností transformace</w:t>
      </w:r>
      <w:r w:rsidR="002C04DF">
        <w:t xml:space="preserve"> </w:t>
      </w:r>
      <w:sdt>
        <w:sdtPr>
          <w:id w:val="3167361"/>
          <w:citation/>
        </w:sdtPr>
        <w:sdtContent>
          <w:fldSimple w:instr=" CITATION Koč10 \l 1029 ">
            <w:r w:rsidR="001A6348">
              <w:rPr>
                <w:noProof/>
              </w:rPr>
              <w:t>(4)</w:t>
            </w:r>
          </w:fldSimple>
        </w:sdtContent>
      </w:sdt>
      <w:r>
        <w:t xml:space="preserve">. </w:t>
      </w:r>
      <w:r w:rsidR="00E23460">
        <w:t>Je velmi řídký jev, že programátor</w:t>
      </w:r>
      <w:r>
        <w:t xml:space="preserve"> při dodatečných úpravách vyvíjeného systému zanes</w:t>
      </w:r>
      <w:r w:rsidR="00E23460">
        <w:t>e</w:t>
      </w:r>
      <w:r>
        <w:t xml:space="preserve"> úpravy do všech artefaktů vývoje, čili analýzy, návrhu a samotné implementace. Tím vzniká nekonzistence vygenerovaného a upravovaného kódu vůči dříve navrhnutým modelům. U metodik řízených modelem se vždy upravuje model samotný, který je opět formálně verifikován a případně znovu generován do zdrojového kódu. </w:t>
      </w:r>
      <w:sdt>
        <w:sdtPr>
          <w:id w:val="3167360"/>
          <w:citation/>
        </w:sdtPr>
        <w:sdtContent>
          <w:fldSimple w:instr=" CITATION Rai04 \l 1029  ">
            <w:r w:rsidR="001A6348">
              <w:rPr>
                <w:noProof/>
              </w:rPr>
              <w:t>(5)</w:t>
            </w:r>
          </w:fldSimple>
        </w:sdtContent>
      </w:sdt>
    </w:p>
    <w:p w:rsidR="001948C8" w:rsidRDefault="001948C8" w:rsidP="001948C8">
      <w:pPr>
        <w:pStyle w:val="Odstavecdal"/>
      </w:pPr>
      <w:r>
        <w:t>Koncept MDA využívá, rozšiřuje a integruje většinu již existujících a používaných specifikací skupiny OMG, jako třeba UML (Unified Modeling Language), MOF (Meta-Object Facility), XML (Extensible Markup Language) a IDL (Interface Definition Language).</w:t>
      </w:r>
      <w:r w:rsidR="007F394B">
        <w:t xml:space="preserve"> </w:t>
      </w:r>
      <w:sdt>
        <w:sdtPr>
          <w:id w:val="303868084"/>
          <w:citation/>
        </w:sdtPr>
        <w:sdtContent>
          <w:fldSimple w:instr=" CITATION Pat08 \l 1029 ">
            <w:r w:rsidR="001A6348">
              <w:rPr>
                <w:noProof/>
              </w:rPr>
              <w:t>(7)</w:t>
            </w:r>
          </w:fldSimple>
        </w:sdtContent>
      </w:sdt>
    </w:p>
    <w:p w:rsidR="001948C8" w:rsidRDefault="008A3CA3" w:rsidP="001948C8">
      <w:pPr>
        <w:pStyle w:val="Nadpis2"/>
      </w:pPr>
      <w:bookmarkStart w:id="18" w:name="_Ref343030002"/>
      <w:bookmarkStart w:id="19" w:name="_Toc343033293"/>
      <w:bookmarkStart w:id="20" w:name="_Toc354136742"/>
      <w:r>
        <w:lastRenderedPageBreak/>
        <w:t xml:space="preserve">Srovnání </w:t>
      </w:r>
      <w:r w:rsidR="001948C8">
        <w:t xml:space="preserve">UML </w:t>
      </w:r>
      <w:r>
        <w:t>a</w:t>
      </w:r>
      <w:r w:rsidR="001948C8">
        <w:t xml:space="preserve"> xUML</w:t>
      </w:r>
      <w:bookmarkEnd w:id="18"/>
      <w:bookmarkEnd w:id="19"/>
      <w:bookmarkEnd w:id="20"/>
    </w:p>
    <w:p w:rsidR="001948C8" w:rsidRDefault="001948C8" w:rsidP="001948C8">
      <w:pPr>
        <w:pStyle w:val="Odstavecprvn"/>
      </w:pPr>
      <w:r>
        <w:t xml:space="preserve">MDA se od klasických vývojových metod odlišuje také použitím modelovacích jazyků a modelu obecně. Zatímco u klasických metod je ve fázi analýzy a návrhu využíván model pouze coby reprezentativní a informativní formalismus, u MDA je tento model obdařen proveditelností, je tedy možné ho otestovat ihned po vytvoření. Tento přístup pomáhá odhalit chyby návrhu hned na počátku vývoje systému. </w:t>
      </w:r>
      <w:sdt>
        <w:sdtPr>
          <w:id w:val="3167323"/>
          <w:citation/>
        </w:sdtPr>
        <w:sdtContent>
          <w:fldSimple w:instr=" CITATION Rai04 \l 1029  ">
            <w:r w:rsidR="001A6348">
              <w:rPr>
                <w:noProof/>
              </w:rPr>
              <w:t>(5)</w:t>
            </w:r>
          </w:fldSimple>
        </w:sdtContent>
      </w:sdt>
    </w:p>
    <w:p w:rsidR="001948C8" w:rsidRDefault="001948C8" w:rsidP="001948C8">
      <w:pPr>
        <w:pStyle w:val="Odstavecdal"/>
      </w:pPr>
      <w:r>
        <w:t>UML (Unified Modeling Language) je modelovací jazyk, který poskytuje sjednocenou notaci pro reprezentaci různých aspektů objekto</w:t>
      </w:r>
      <w:r w:rsidR="0057294C">
        <w:t>vě or</w:t>
      </w:r>
      <w:r>
        <w:t xml:space="preserve">ientovaných systémů. </w:t>
      </w:r>
      <w:r w:rsidR="00E23460">
        <w:t xml:space="preserve">Jazyk </w:t>
      </w:r>
      <w:r>
        <w:t xml:space="preserve">UML byl také specifikován skupinou OMG a jeho kompletní specifikace je dostupá zde </w:t>
      </w:r>
      <w:sdt>
        <w:sdtPr>
          <w:id w:val="3167322"/>
          <w:citation/>
        </w:sdtPr>
        <w:sdtContent>
          <w:fldSimple w:instr=" CITATION Obj121 \l 1029 ">
            <w:r w:rsidR="001A6348">
              <w:rPr>
                <w:noProof/>
              </w:rPr>
              <w:t>(3)</w:t>
            </w:r>
          </w:fldSimple>
        </w:sdtContent>
      </w:sdt>
      <w:r>
        <w:t xml:space="preserve">. Náplní této </w:t>
      </w:r>
      <w:r w:rsidR="00B26B2C">
        <w:t>práce však není rozbor jazyka UML,</w:t>
      </w:r>
      <w:r w:rsidR="000D49A5">
        <w:t xml:space="preserve"> </w:t>
      </w:r>
      <w:r w:rsidR="00B26B2C">
        <w:t>p</w:t>
      </w:r>
      <w:r w:rsidR="00DB5A04">
        <w:t>řesto</w:t>
      </w:r>
      <w:r w:rsidR="00B26B2C">
        <w:t xml:space="preserve"> se</w:t>
      </w:r>
      <w:r>
        <w:t xml:space="preserve"> </w:t>
      </w:r>
      <w:r w:rsidR="00B26B2C">
        <w:t>n</w:t>
      </w:r>
      <w:r>
        <w:t>a dalších řádcích se předpokládá alespoň základní znalost UML.</w:t>
      </w:r>
    </w:p>
    <w:p w:rsidR="001948C8" w:rsidRDefault="001948C8" w:rsidP="00016368">
      <w:pPr>
        <w:pStyle w:val="Odstavecdal"/>
      </w:pPr>
      <w:r>
        <w:t>Jak už bylo řečeno, UML je pouze notační nástroj. UML samotné nemá přesně definovanou sémantiku značek, umožňuje použití různých značek v jiném významu v jiných diagramech (např.: stavový model může být použit k popsání Use-Case diagramů, diagramů objektu, nebo podsystémů)</w:t>
      </w:r>
      <w:r w:rsidR="007747B6">
        <w:t xml:space="preserve"> </w:t>
      </w:r>
      <w:sdt>
        <w:sdtPr>
          <w:id w:val="3167327"/>
          <w:citation/>
        </w:sdtPr>
        <w:sdtContent>
          <w:fldSimple w:instr=" CITATION Obj121 \l 1029 ">
            <w:r w:rsidR="001A6348">
              <w:rPr>
                <w:noProof/>
              </w:rPr>
              <w:t>(3)</w:t>
            </w:r>
          </w:fldSimple>
        </w:sdtContent>
      </w:sdt>
      <w:r>
        <w:t xml:space="preserve">. Tato vlastnost je pro MDA nežádoucí, modelování v MDA potřebuje striktní a precizní syntaxi a sémantiku notačních elementů, aby bylo u každého modelu přesně jasné co znamená a </w:t>
      </w:r>
      <w:r w:rsidR="0039674B">
        <w:t>jaké chování reprezentuje</w:t>
      </w:r>
      <w:r>
        <w:t>. Toho bylo dosaženo vytvořením specifikace xUML (Executable UML), která je založena na jádře jazyka UML a doplněna Action Semantics (OMG, 2002), specifikující přesné chování používaných UML modelovacích elementů a odstraňuje mnoho nejasností elementů jazyka UML.</w:t>
      </w:r>
      <w:r w:rsidR="00016368">
        <w:t xml:space="preserve"> Vzniká tak sjednocený modelovací jazyk, jehož pomocí lze vytvářet proveditelné modely. Vztah specifikace xUML s UML znázorňuje </w:t>
      </w:r>
      <w:r w:rsidR="001942F5">
        <w:fldChar w:fldCharType="begin"/>
      </w:r>
      <w:r w:rsidR="00016368">
        <w:instrText xml:space="preserve"> REF _Ref354097784 \h </w:instrText>
      </w:r>
      <w:r w:rsidR="001942F5">
        <w:fldChar w:fldCharType="separate"/>
      </w:r>
      <w:r w:rsidR="00C11D5F">
        <w:t xml:space="preserve">Obrázek </w:t>
      </w:r>
      <w:r w:rsidR="00C11D5F">
        <w:rPr>
          <w:noProof/>
        </w:rPr>
        <w:t>3</w:t>
      </w:r>
      <w:r w:rsidR="00C11D5F">
        <w:t>.</w:t>
      </w:r>
      <w:r w:rsidR="00C11D5F">
        <w:rPr>
          <w:noProof/>
        </w:rPr>
        <w:t>3</w:t>
      </w:r>
      <w:r w:rsidR="001942F5">
        <w:fldChar w:fldCharType="end"/>
      </w:r>
      <w:r w:rsidR="00016368" w:rsidRPr="00D23353">
        <w:t>.</w:t>
      </w:r>
      <w:r>
        <w:t xml:space="preserve"> </w:t>
      </w:r>
      <w:sdt>
        <w:sdtPr>
          <w:id w:val="3167326"/>
          <w:citation/>
        </w:sdtPr>
        <w:sdtContent>
          <w:fldSimple w:instr=" CITATION Rai04 \l 1029  ">
            <w:r w:rsidR="001A6348">
              <w:rPr>
                <w:noProof/>
              </w:rPr>
              <w:t>(5)</w:t>
            </w:r>
          </w:fldSimple>
        </w:sdtContent>
      </w:sdt>
    </w:p>
    <w:p w:rsidR="001948C8" w:rsidRDefault="001948C8" w:rsidP="001948C8">
      <w:pPr>
        <w:pStyle w:val="Odstavecdal"/>
        <w:keepNext/>
      </w:pPr>
      <w:r>
        <w:rPr>
          <w:noProof/>
        </w:rPr>
        <w:drawing>
          <wp:inline distT="0" distB="0" distL="0" distR="0">
            <wp:extent cx="4916914" cy="800100"/>
            <wp:effectExtent l="19050" t="0" r="0" b="0"/>
            <wp:docPr id="6" name="Obrázek 5" descr="xU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UML.jpg"/>
                    <pic:cNvPicPr/>
                  </pic:nvPicPr>
                  <pic:blipFill>
                    <a:blip r:embed="rId16" cstate="print"/>
                    <a:stretch>
                      <a:fillRect/>
                    </a:stretch>
                  </pic:blipFill>
                  <pic:spPr>
                    <a:xfrm>
                      <a:off x="0" y="0"/>
                      <a:ext cx="4921324" cy="800818"/>
                    </a:xfrm>
                    <a:prstGeom prst="rect">
                      <a:avLst/>
                    </a:prstGeom>
                  </pic:spPr>
                </pic:pic>
              </a:graphicData>
            </a:graphic>
          </wp:inline>
        </w:drawing>
      </w:r>
    </w:p>
    <w:p w:rsidR="001948C8" w:rsidRPr="00506FC4" w:rsidRDefault="001948C8" w:rsidP="00FB7E8F">
      <w:pPr>
        <w:pStyle w:val="Titulek"/>
      </w:pPr>
      <w:bookmarkStart w:id="21" w:name="_Ref354097784"/>
      <w:r>
        <w:t xml:space="preserve">Obrázek </w:t>
      </w:r>
      <w:fldSimple w:instr=" STYLEREF 1 \s ">
        <w:r w:rsidR="00C11D5F">
          <w:rPr>
            <w:noProof/>
          </w:rPr>
          <w:t>3</w:t>
        </w:r>
      </w:fldSimple>
      <w:r w:rsidR="008E7150">
        <w:t>.</w:t>
      </w:r>
      <w:fldSimple w:instr=" SEQ Obrázek \* ARABIC \s 1 ">
        <w:r w:rsidR="00C11D5F">
          <w:rPr>
            <w:noProof/>
          </w:rPr>
          <w:t>3</w:t>
        </w:r>
      </w:fldSimple>
      <w:bookmarkEnd w:id="21"/>
      <w:r>
        <w:t xml:space="preserve"> Vztah xUML a UML.</w:t>
      </w:r>
      <w:r w:rsidR="000A3486">
        <w:t xml:space="preserve"> Modelovací jazyk xUML čerpá z výhod klasického UML, ale odstraňuje diagramy a elementy, které nemají přesně danou sémantiku (chování)</w:t>
      </w:r>
      <w:r w:rsidR="0039674B">
        <w:t>,</w:t>
      </w:r>
      <w:r w:rsidR="000A3486">
        <w:t xml:space="preserve"> </w:t>
      </w:r>
      <w:r w:rsidR="0039674B">
        <w:t>z</w:t>
      </w:r>
      <w:r w:rsidR="000A3486">
        <w:t>a</w:t>
      </w:r>
      <w:r w:rsidR="0039674B">
        <w:t>to</w:t>
      </w:r>
      <w:r w:rsidR="000A3486">
        <w:t xml:space="preserve"> přidává </w:t>
      </w:r>
      <w:r w:rsidR="0039674B">
        <w:t xml:space="preserve">a doplňuje přesnou specifikaci syntaxe a sémantiky zbylých elementů. </w:t>
      </w:r>
      <w:r>
        <w:t xml:space="preserve">Převzato z </w:t>
      </w:r>
      <w:sdt>
        <w:sdtPr>
          <w:id w:val="3167325"/>
          <w:citation/>
        </w:sdtPr>
        <w:sdtContent>
          <w:fldSimple w:instr=" CITATION Rai04 \l 1029  ">
            <w:r w:rsidR="001A6348">
              <w:rPr>
                <w:noProof/>
              </w:rPr>
              <w:t>(5)</w:t>
            </w:r>
          </w:fldSimple>
        </w:sdtContent>
      </w:sdt>
      <w:r>
        <w:t>.</w:t>
      </w:r>
    </w:p>
    <w:p w:rsidR="001948C8" w:rsidRDefault="000D3C17" w:rsidP="001948C8">
      <w:pPr>
        <w:pStyle w:val="Nadpis2"/>
      </w:pPr>
      <w:bookmarkStart w:id="22" w:name="_Ref342989952"/>
      <w:bookmarkStart w:id="23" w:name="_Toc343033294"/>
      <w:bookmarkStart w:id="24" w:name="_Toc354136743"/>
      <w:r>
        <w:t xml:space="preserve">Platformě nezávislý model </w:t>
      </w:r>
      <w:r w:rsidR="001948C8">
        <w:t>PIM</w:t>
      </w:r>
      <w:bookmarkEnd w:id="22"/>
      <w:bookmarkEnd w:id="23"/>
      <w:bookmarkEnd w:id="24"/>
    </w:p>
    <w:p w:rsidR="001948C8" w:rsidRDefault="001948C8" w:rsidP="001948C8">
      <w:pPr>
        <w:pStyle w:val="Odstavecprvn"/>
      </w:pPr>
      <w:r>
        <w:t xml:space="preserve">V MDA je pojem </w:t>
      </w:r>
      <w:r>
        <w:rPr>
          <w:i/>
        </w:rPr>
        <w:t>platforma</w:t>
      </w:r>
      <w:r>
        <w:t xml:space="preserve"> používaná pro odkázání na technologické a návrhové detaily, které jsou irelevantní pro funkcionalitu SW. Platformě nezávislý model (PIM) je formální model popisující funkcionalitu systému, nebo jeho dané oblasti. PIM řeší koncepční otázky, ale nezohledňuje, jak bude vypadat technologická implementace. Pomocí dříve popsaného xUML tak můžeme vytvořit formální, precizní a proveditelný model PIM. Testování vlastností systému na úrovni PIM modelu přináší urychlení odladění případných chyb. K PIM modelu se často přidává PIM Metamodel do kterého mohou IT analytici vložit instrukce k překladu na PSM, aby výsledná implementace splňovala jejich výkonnostní požadavky. </w:t>
      </w:r>
      <w:sdt>
        <w:sdtPr>
          <w:id w:val="3167328"/>
          <w:citation/>
        </w:sdtPr>
        <w:sdtContent>
          <w:fldSimple w:instr=" CITATION Rai04 \l 1029  ">
            <w:r w:rsidR="001A6348">
              <w:rPr>
                <w:noProof/>
              </w:rPr>
              <w:t>(5)</w:t>
            </w:r>
          </w:fldSimple>
        </w:sdtContent>
      </w:sdt>
      <w:sdt>
        <w:sdtPr>
          <w:id w:val="3167329"/>
          <w:citation/>
        </w:sdtPr>
        <w:sdtContent>
          <w:fldSimple w:instr=" CITATION Pat08 \l 1029 ">
            <w:r w:rsidR="001A6348">
              <w:rPr>
                <w:noProof/>
              </w:rPr>
              <w:t>(7)</w:t>
            </w:r>
          </w:fldSimple>
        </w:sdtContent>
      </w:sdt>
    </w:p>
    <w:p w:rsidR="001948C8" w:rsidRDefault="001948C8" w:rsidP="001948C8">
      <w:pPr>
        <w:pStyle w:val="Odstavecdal"/>
      </w:pPr>
      <w:r>
        <w:lastRenderedPageBreak/>
        <w:t>Základ PIM (jako modelu jedné domény) je diagram tříd, od kterého se odvíjejí další diagramy jako stavov</w:t>
      </w:r>
      <w:r w:rsidR="00943521">
        <w:t>ý diagram, nebo diagram aktivit</w:t>
      </w:r>
      <w:r w:rsidR="00861689">
        <w:t xml:space="preserve"> </w:t>
      </w:r>
      <w:sdt>
        <w:sdtPr>
          <w:id w:val="303868088"/>
          <w:citation/>
        </w:sdtPr>
        <w:sdtContent>
          <w:fldSimple w:instr=" CITATION Rai04 \l 1029  ">
            <w:r w:rsidR="001A6348">
              <w:rPr>
                <w:noProof/>
              </w:rPr>
              <w:t>(5)</w:t>
            </w:r>
          </w:fldSimple>
        </w:sdtContent>
      </w:sdt>
      <w:r w:rsidR="00943521">
        <w:t xml:space="preserve">. </w:t>
      </w:r>
      <w:r>
        <w:t>V MDA je model PIM vytvářen pomocí xUML. Tento přístup ale</w:t>
      </w:r>
      <w:r w:rsidR="005C54FE">
        <w:t xml:space="preserve"> obecně</w:t>
      </w:r>
      <w:r>
        <w:t xml:space="preserve"> není jediný, jak uvidíme v kapitole </w:t>
      </w:r>
      <w:r w:rsidR="001942F5">
        <w:fldChar w:fldCharType="begin"/>
      </w:r>
      <w:r>
        <w:instrText xml:space="preserve"> REF _Ref342996718 \r \h </w:instrText>
      </w:r>
      <w:r w:rsidR="001942F5">
        <w:fldChar w:fldCharType="separate"/>
      </w:r>
      <w:r w:rsidR="00C11D5F">
        <w:t>4</w:t>
      </w:r>
      <w:r w:rsidR="001942F5">
        <w:fldChar w:fldCharType="end"/>
      </w:r>
      <w:r>
        <w:t>.</w:t>
      </w:r>
    </w:p>
    <w:p w:rsidR="00E25399" w:rsidRDefault="00BA2E1A" w:rsidP="00E25399">
      <w:pPr>
        <w:pStyle w:val="Nadpis2"/>
      </w:pPr>
      <w:bookmarkStart w:id="25" w:name="_Ref342990009"/>
      <w:bookmarkStart w:id="26" w:name="_Toc343033295"/>
      <w:bookmarkStart w:id="27" w:name="_Toc354136744"/>
      <w:r>
        <w:t xml:space="preserve">Platformě specifický model </w:t>
      </w:r>
      <w:r w:rsidR="00E25399">
        <w:t>PSM</w:t>
      </w:r>
      <w:bookmarkEnd w:id="25"/>
      <w:bookmarkEnd w:id="26"/>
      <w:bookmarkEnd w:id="27"/>
    </w:p>
    <w:p w:rsidR="00E25399" w:rsidRDefault="00E25399" w:rsidP="00E25399">
      <w:pPr>
        <w:pStyle w:val="Odstavecprvn"/>
      </w:pPr>
      <w:r>
        <w:t xml:space="preserve">Platformě specifický (závislý) model (PSM) reprezentuje veškerou funkčnost systému z PIM modelu s přidanou vazbou na konkrétní realizační platformu (např. COBRA, C++, JAVA). PSM je vytvořen z PIM aplikováním transformačních pravidel, tento proces se nazývá </w:t>
      </w:r>
      <w:r>
        <w:rPr>
          <w:i/>
        </w:rPr>
        <w:t>mapování</w:t>
      </w:r>
      <w:r>
        <w:t xml:space="preserve">. Mapování samotné je také </w:t>
      </w:r>
      <w:r w:rsidR="00105479">
        <w:t>definováno</w:t>
      </w:r>
      <w:r>
        <w:t xml:space="preserve"> formálním modelem. Pro jeden PIM může existovat více PSM modelů. </w:t>
      </w:r>
      <w:sdt>
        <w:sdtPr>
          <w:id w:val="3167330"/>
          <w:citation/>
        </w:sdtPr>
        <w:sdtContent>
          <w:fldSimple w:instr=" CITATION Rai04 \l 1029  ">
            <w:r w:rsidR="001A6348">
              <w:rPr>
                <w:noProof/>
              </w:rPr>
              <w:t>(5)</w:t>
            </w:r>
          </w:fldSimple>
        </w:sdtContent>
      </w:sdt>
    </w:p>
    <w:p w:rsidR="00E25399" w:rsidRPr="002E3B1B" w:rsidRDefault="00E25399" w:rsidP="00E25399">
      <w:pPr>
        <w:pStyle w:val="Odstavecdal"/>
      </w:pPr>
      <w:r>
        <w:t xml:space="preserve">Existuje více přístupů generování PSM modelů. V prvním z nich, je PSM generován lidmi, týmem odborníků, který z PIM vytvoří PSM na základně cílové platformy. Tento přístup je však neefektivní. Přechodem k MDA jsme chtěli dosáhnout urychlení vývoje SW. Další přístup generování PSM je automatizované generování. Tento přístup již splňuje naše požadavky a je vhodný pro svou rychlost. Základem je, aby mapovací proces byl velmi dobře a precizně popsán/namodelován. Potom je možné úpravy v PIM modelu ihned přeložit a otestovat. Nedoporučuje se dělat zásah do vygenerovaného kódu, neboli PSI (Platform Specific Implementation), protože tím ztratí svou absolutní soudržnost s PIM modelem. </w:t>
      </w:r>
      <w:sdt>
        <w:sdtPr>
          <w:id w:val="3167334"/>
          <w:citation/>
        </w:sdtPr>
        <w:sdtContent>
          <w:fldSimple w:instr=" CITATION Rai04 \l 1029  ">
            <w:r w:rsidR="001A6348">
              <w:rPr>
                <w:noProof/>
              </w:rPr>
              <w:t>(5)</w:t>
            </w:r>
          </w:fldSimple>
        </w:sdtContent>
      </w:sdt>
    </w:p>
    <w:p w:rsidR="00E25399" w:rsidRDefault="00E25399" w:rsidP="00E25399">
      <w:pPr>
        <w:pStyle w:val="Nadpis2"/>
      </w:pPr>
      <w:bookmarkStart w:id="28" w:name="_Toc343033296"/>
      <w:bookmarkStart w:id="29" w:name="_Toc354136745"/>
      <w:r>
        <w:t>Souhrn MDA</w:t>
      </w:r>
      <w:bookmarkEnd w:id="28"/>
      <w:bookmarkEnd w:id="29"/>
    </w:p>
    <w:p w:rsidR="00E25399" w:rsidRDefault="00E25399" w:rsidP="00E25399">
      <w:pPr>
        <w:pStyle w:val="Odstavecprvn"/>
      </w:pPr>
      <w:r>
        <w:t xml:space="preserve">MDA je proces vývoje systémů, který je dobře specifikovaný pod záštitou skupiny OMG, a ve světě používaný. Reprezentuje promyšlenou syntézu dobře otestovaných metodik softwarového vývoje. Proces vývoje systémů pomocí MDA se dá zjednodušeně popsat následujícími kroky, případně kresbou </w:t>
      </w:r>
      <w:r w:rsidR="001942F5">
        <w:fldChar w:fldCharType="begin"/>
      </w:r>
      <w:r>
        <w:instrText xml:space="preserve"> REF _Ref342999532 \h </w:instrText>
      </w:r>
      <w:r w:rsidR="001942F5">
        <w:fldChar w:fldCharType="separate"/>
      </w:r>
      <w:r w:rsidR="00C11D5F">
        <w:t xml:space="preserve">Obrázek </w:t>
      </w:r>
      <w:r w:rsidR="00C11D5F">
        <w:rPr>
          <w:noProof/>
        </w:rPr>
        <w:t>3</w:t>
      </w:r>
      <w:r w:rsidR="00C11D5F">
        <w:t>.</w:t>
      </w:r>
      <w:r w:rsidR="00C11D5F">
        <w:rPr>
          <w:noProof/>
        </w:rPr>
        <w:t>4</w:t>
      </w:r>
      <w:r w:rsidR="001942F5">
        <w:fldChar w:fldCharType="end"/>
      </w:r>
      <w:r>
        <w:t>.</w:t>
      </w:r>
    </w:p>
    <w:p w:rsidR="00CD57AE" w:rsidRDefault="00CD57AE" w:rsidP="00E25399">
      <w:pPr>
        <w:pStyle w:val="Odstavecdal"/>
        <w:numPr>
          <w:ilvl w:val="0"/>
          <w:numId w:val="3"/>
        </w:numPr>
      </w:pPr>
      <w:r>
        <w:t xml:space="preserve">Stanovit problém, získat požadavky na systém, identifikovat nebo znovupoužít funkční celky zvané </w:t>
      </w:r>
      <w:r>
        <w:rPr>
          <w:i/>
        </w:rPr>
        <w:t>domény</w:t>
      </w:r>
    </w:p>
    <w:p w:rsidR="00E25399" w:rsidRDefault="00E25399" w:rsidP="00E25399">
      <w:pPr>
        <w:pStyle w:val="Odstavecdal"/>
        <w:numPr>
          <w:ilvl w:val="0"/>
          <w:numId w:val="3"/>
        </w:numPr>
      </w:pPr>
      <w:r>
        <w:t>Vytvořit</w:t>
      </w:r>
      <w:r w:rsidR="00097842">
        <w:t xml:space="preserve"> nebo </w:t>
      </w:r>
      <w:r w:rsidR="00CD57AE">
        <w:t>znovupoužít</w:t>
      </w:r>
      <w:r>
        <w:t xml:space="preserve"> precizní, prediktivní modely</w:t>
      </w:r>
      <w:r w:rsidR="00CD57AE">
        <w:t xml:space="preserve"> PIM odpovídající specifikací domén z předchozího kroku (diagramy tříd, interakce, chování elementů) - první část pravé větve diagramu v </w:t>
      </w:r>
      <w:r w:rsidR="001942F5">
        <w:fldChar w:fldCharType="begin"/>
      </w:r>
      <w:r w:rsidR="00CD57AE">
        <w:instrText xml:space="preserve"> REF _Ref342999532 \h </w:instrText>
      </w:r>
      <w:r w:rsidR="001942F5">
        <w:fldChar w:fldCharType="separate"/>
      </w:r>
      <w:r w:rsidR="00C11D5F">
        <w:t xml:space="preserve">Obrázek </w:t>
      </w:r>
      <w:r w:rsidR="00C11D5F">
        <w:rPr>
          <w:noProof/>
        </w:rPr>
        <w:t>3</w:t>
      </w:r>
      <w:r w:rsidR="00C11D5F">
        <w:t>.</w:t>
      </w:r>
      <w:r w:rsidR="00C11D5F">
        <w:rPr>
          <w:noProof/>
        </w:rPr>
        <w:t>4</w:t>
      </w:r>
      <w:r w:rsidR="001942F5">
        <w:fldChar w:fldCharType="end"/>
      </w:r>
      <w:r>
        <w:t>;</w:t>
      </w:r>
    </w:p>
    <w:p w:rsidR="00E25399" w:rsidRDefault="00E25399" w:rsidP="00CD57AE">
      <w:pPr>
        <w:pStyle w:val="Odstavecdal"/>
        <w:numPr>
          <w:ilvl w:val="0"/>
          <w:numId w:val="3"/>
        </w:numPr>
      </w:pPr>
      <w:r>
        <w:t>Podrobit modely</w:t>
      </w:r>
      <w:r w:rsidR="00CD57AE">
        <w:t xml:space="preserve"> PIM</w:t>
      </w:r>
      <w:r>
        <w:t xml:space="preserve"> důkladnému testování</w:t>
      </w:r>
      <w:r w:rsidR="00CD57AE">
        <w:t xml:space="preserve"> a validaci</w:t>
      </w:r>
      <w:r>
        <w:t xml:space="preserve"> před samotnou realizací</w:t>
      </w:r>
      <w:r w:rsidR="00CD57AE">
        <w:t xml:space="preserve"> - druhá část pravé větve</w:t>
      </w:r>
      <w:r w:rsidR="00CD57AE" w:rsidRPr="00CD57AE">
        <w:t xml:space="preserve"> </w:t>
      </w:r>
      <w:r w:rsidR="00CD57AE">
        <w:t xml:space="preserve">v </w:t>
      </w:r>
      <w:r w:rsidR="001942F5">
        <w:fldChar w:fldCharType="begin"/>
      </w:r>
      <w:r w:rsidR="00CD57AE">
        <w:instrText xml:space="preserve"> REF _Ref342999532 \h </w:instrText>
      </w:r>
      <w:r w:rsidR="001942F5">
        <w:fldChar w:fldCharType="separate"/>
      </w:r>
      <w:r w:rsidR="00C11D5F">
        <w:t xml:space="preserve">Obrázek </w:t>
      </w:r>
      <w:r w:rsidR="00C11D5F">
        <w:rPr>
          <w:noProof/>
        </w:rPr>
        <w:t>3</w:t>
      </w:r>
      <w:r w:rsidR="00C11D5F">
        <w:t>.</w:t>
      </w:r>
      <w:r w:rsidR="00C11D5F">
        <w:rPr>
          <w:noProof/>
        </w:rPr>
        <w:t>4</w:t>
      </w:r>
      <w:r w:rsidR="001942F5">
        <w:fldChar w:fldCharType="end"/>
      </w:r>
      <w:r w:rsidR="00CD57AE">
        <w:t>;</w:t>
      </w:r>
    </w:p>
    <w:p w:rsidR="00E25399" w:rsidRDefault="00097842" w:rsidP="00E25399">
      <w:pPr>
        <w:pStyle w:val="Odstavecdal"/>
        <w:numPr>
          <w:ilvl w:val="0"/>
          <w:numId w:val="3"/>
        </w:numPr>
      </w:pPr>
      <w:r>
        <w:t>Vytvořit, znovupoužít nebo koupit modely PSM</w:t>
      </w:r>
      <w:r w:rsidR="00E25399">
        <w:t xml:space="preserve"> </w:t>
      </w:r>
      <w:r>
        <w:t xml:space="preserve">pro </w:t>
      </w:r>
      <w:r w:rsidR="00E25399">
        <w:t>automatický</w:t>
      </w:r>
      <w:r>
        <w:t xml:space="preserve"> převod (mapování) PIM modelů na konkrétní implementaci PSI - levá větev diagramu v </w:t>
      </w:r>
      <w:r w:rsidR="001942F5">
        <w:fldChar w:fldCharType="begin"/>
      </w:r>
      <w:r>
        <w:instrText xml:space="preserve"> REF _Ref342999532 \h </w:instrText>
      </w:r>
      <w:r w:rsidR="001942F5">
        <w:fldChar w:fldCharType="separate"/>
      </w:r>
      <w:r w:rsidR="00C11D5F">
        <w:t xml:space="preserve">Obrázek </w:t>
      </w:r>
      <w:r w:rsidR="00C11D5F">
        <w:rPr>
          <w:noProof/>
        </w:rPr>
        <w:t>3</w:t>
      </w:r>
      <w:r w:rsidR="00C11D5F">
        <w:t>.</w:t>
      </w:r>
      <w:r w:rsidR="00C11D5F">
        <w:rPr>
          <w:noProof/>
        </w:rPr>
        <w:t>4</w:t>
      </w:r>
      <w:r w:rsidR="001942F5">
        <w:fldChar w:fldCharType="end"/>
      </w:r>
      <w:r w:rsidR="00E25399">
        <w:t>;</w:t>
      </w:r>
    </w:p>
    <w:p w:rsidR="00E25399" w:rsidRPr="00E25399" w:rsidRDefault="00097842" w:rsidP="00E25399">
      <w:pPr>
        <w:pStyle w:val="Odstavecdal"/>
        <w:numPr>
          <w:ilvl w:val="0"/>
          <w:numId w:val="3"/>
        </w:numPr>
      </w:pPr>
      <w:r>
        <w:t>Generovat výsledný systém z otestovaných a validovaných PIM modelů pomocí PSM modelu a provézt konečné testování na cílové platformě.</w:t>
      </w:r>
    </w:p>
    <w:p w:rsidR="00E25399" w:rsidRPr="00635C43" w:rsidRDefault="00E25399" w:rsidP="001948C8">
      <w:pPr>
        <w:pStyle w:val="Odstavecdal"/>
      </w:pPr>
    </w:p>
    <w:p w:rsidR="001948C8" w:rsidRDefault="001948C8" w:rsidP="001948C8">
      <w:pPr>
        <w:pStyle w:val="Odstavecdal"/>
        <w:keepNext/>
      </w:pPr>
      <w:r>
        <w:rPr>
          <w:noProof/>
        </w:rPr>
        <w:lastRenderedPageBreak/>
        <w:drawing>
          <wp:inline distT="0" distB="0" distL="0" distR="0">
            <wp:extent cx="4848225" cy="4113142"/>
            <wp:effectExtent l="19050" t="0" r="0" b="0"/>
            <wp:docPr id="7" name="Obrázek 6" descr="MDA_souhr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A_souhrn.jpg"/>
                    <pic:cNvPicPr/>
                  </pic:nvPicPr>
                  <pic:blipFill>
                    <a:blip r:embed="rId17" cstate="print"/>
                    <a:stretch>
                      <a:fillRect/>
                    </a:stretch>
                  </pic:blipFill>
                  <pic:spPr>
                    <a:xfrm>
                      <a:off x="0" y="0"/>
                      <a:ext cx="4851164" cy="4115636"/>
                    </a:xfrm>
                    <a:prstGeom prst="rect">
                      <a:avLst/>
                    </a:prstGeom>
                  </pic:spPr>
                </pic:pic>
              </a:graphicData>
            </a:graphic>
          </wp:inline>
        </w:drawing>
      </w:r>
    </w:p>
    <w:p w:rsidR="001948C8" w:rsidRDefault="001948C8" w:rsidP="00FB7E8F">
      <w:pPr>
        <w:pStyle w:val="Titulek"/>
      </w:pPr>
      <w:bookmarkStart w:id="30" w:name="_Ref342999532"/>
      <w:r>
        <w:t xml:space="preserve">Obrázek </w:t>
      </w:r>
      <w:fldSimple w:instr=" STYLEREF 1 \s ">
        <w:r w:rsidR="00C11D5F">
          <w:rPr>
            <w:noProof/>
          </w:rPr>
          <w:t>3</w:t>
        </w:r>
      </w:fldSimple>
      <w:r w:rsidR="008E7150">
        <w:t>.</w:t>
      </w:r>
      <w:fldSimple w:instr=" SEQ Obrázek \* ARABIC \s 1 ">
        <w:r w:rsidR="00C11D5F">
          <w:rPr>
            <w:noProof/>
          </w:rPr>
          <w:t>4</w:t>
        </w:r>
      </w:fldSimple>
      <w:bookmarkEnd w:id="30"/>
      <w:r>
        <w:t xml:space="preserve"> MDA proces</w:t>
      </w:r>
      <w:r w:rsidR="00D531E9">
        <w:t xml:space="preserve"> a dílčí artefakty vývoje</w:t>
      </w:r>
      <w:r>
        <w:t>.</w:t>
      </w:r>
      <w:r w:rsidR="00046C2B">
        <w:t xml:space="preserve"> </w:t>
      </w:r>
      <w:r>
        <w:t xml:space="preserve">Převzato z </w:t>
      </w:r>
      <w:sdt>
        <w:sdtPr>
          <w:id w:val="3167331"/>
          <w:citation/>
        </w:sdtPr>
        <w:sdtContent>
          <w:fldSimple w:instr=" CITATION Rai04 \l 1029  ">
            <w:r w:rsidR="001A6348">
              <w:rPr>
                <w:noProof/>
              </w:rPr>
              <w:t>(5)</w:t>
            </w:r>
          </w:fldSimple>
        </w:sdtContent>
      </w:sdt>
      <w:r>
        <w:t>.</w:t>
      </w:r>
    </w:p>
    <w:p w:rsidR="001948C8" w:rsidRPr="00E32CD3" w:rsidRDefault="001948C8" w:rsidP="001948C8"/>
    <w:p w:rsidR="001948C8" w:rsidRPr="00AB10DA" w:rsidRDefault="001948C8" w:rsidP="001948C8">
      <w:pPr>
        <w:spacing w:line="240" w:lineRule="auto"/>
      </w:pPr>
      <w:r>
        <w:br w:type="page"/>
      </w:r>
    </w:p>
    <w:p w:rsidR="001948C8" w:rsidRDefault="001948C8" w:rsidP="001948C8">
      <w:pPr>
        <w:pStyle w:val="Nadpis1"/>
      </w:pPr>
      <w:bookmarkStart w:id="31" w:name="_Ref342996718"/>
      <w:bookmarkStart w:id="32" w:name="_Toc343033297"/>
      <w:bookmarkStart w:id="33" w:name="_Toc354136746"/>
      <w:r>
        <w:lastRenderedPageBreak/>
        <w:t>Modelování a simulace v procesu vývoje systémů</w:t>
      </w:r>
      <w:bookmarkEnd w:id="31"/>
      <w:bookmarkEnd w:id="32"/>
      <w:bookmarkEnd w:id="33"/>
    </w:p>
    <w:p w:rsidR="001948C8" w:rsidRPr="00BD6DC7" w:rsidRDefault="001948C8" w:rsidP="001948C8">
      <w:pPr>
        <w:pStyle w:val="Odstavecprvn"/>
      </w:pPr>
      <w:r>
        <w:t xml:space="preserve">V předchozí kapitole jsem se zaměřil na existující uznávaný modelem řízený princip  návrhu a vývoje SW zvaný </w:t>
      </w:r>
      <w:r w:rsidRPr="00F70563">
        <w:rPr>
          <w:i/>
        </w:rPr>
        <w:t>Model Driven Architecture</w:t>
      </w:r>
      <w:r>
        <w:t xml:space="preserve">. V této kapitole poukážu na možnost zajít s teorií modelování a simulací ještě dále, než tomu je u MDA. Inspirací pro tuto kapitolu mi byl výzkum  výzkumné skupiny Modelování a Simulace na fakultě FIT VUT v Brně </w:t>
      </w:r>
      <w:sdt>
        <w:sdtPr>
          <w:id w:val="3167335"/>
          <w:citation/>
        </w:sdtPr>
        <w:sdtContent>
          <w:fldSimple w:instr=" CITATION Koč12 \l 1029 ">
            <w:r w:rsidR="001A6348">
              <w:rPr>
                <w:noProof/>
              </w:rPr>
              <w:t>(2)</w:t>
            </w:r>
          </w:fldSimple>
        </w:sdtContent>
      </w:sdt>
      <w:r>
        <w:t xml:space="preserve">. Tato skupina, kromě jiného, zkoumá možnosti vývoje počítačových systémů přístupem kombinace modelem řízeného návrhu </w:t>
      </w:r>
      <w:r w:rsidR="00FB0FF2">
        <w:rPr>
          <w:i/>
        </w:rPr>
        <w:t>MBD</w:t>
      </w:r>
      <w:r w:rsidR="00FB0FF2">
        <w:t xml:space="preserve"> </w:t>
      </w:r>
      <w:r>
        <w:t xml:space="preserve">(model-based design) s interaktivním inkrementálním vývojem </w:t>
      </w:r>
      <w:r w:rsidR="00FB0FF2">
        <w:t>(angl. exploratory programming), který spočívá v inkrementálním přechodu od modelu k realitě.</w:t>
      </w:r>
      <w:r w:rsidR="00BD6DC7">
        <w:t xml:space="preserve"> Ve spojení se simulací </w:t>
      </w:r>
      <w:r w:rsidR="00FB0FF2">
        <w:t>daného modelu</w:t>
      </w:r>
      <w:r w:rsidR="00BD6DC7">
        <w:t xml:space="preserve">, případně jeho částí v průběhu vývoje, získáváme simulací řízený vývoj </w:t>
      </w:r>
      <w:r w:rsidR="00BD6DC7">
        <w:rPr>
          <w:i/>
        </w:rPr>
        <w:t>SBD</w:t>
      </w:r>
      <w:r w:rsidR="00BD6DC7">
        <w:t xml:space="preserve">, který umožňuje </w:t>
      </w:r>
      <w:r w:rsidR="00FB0FF2">
        <w:t xml:space="preserve">rychlé prototypování a </w:t>
      </w:r>
      <w:r w:rsidR="008A1EBD">
        <w:t xml:space="preserve">simulování </w:t>
      </w:r>
      <w:r w:rsidR="00FB0FF2">
        <w:t>modelovaného systému, což je oproti klasické metodě obrovská výhoda. Formální model navíc umož</w:t>
      </w:r>
      <w:r w:rsidR="005D4140">
        <w:t>ňuje</w:t>
      </w:r>
      <w:r w:rsidR="00FB0FF2">
        <w:t xml:space="preserve"> </w:t>
      </w:r>
      <w:r w:rsidR="005D4140">
        <w:t>pokročilé funkční charakteristiky pomocí skládání spojitých a diskrétních stavebních bloků.</w:t>
      </w:r>
    </w:p>
    <w:p w:rsidR="00E16D24" w:rsidRDefault="001948C8" w:rsidP="001948C8">
      <w:pPr>
        <w:pStyle w:val="Odstavecdal"/>
      </w:pPr>
      <w:r>
        <w:t xml:space="preserve">Jak již bylo naznačeno v </w:t>
      </w:r>
      <w:r w:rsidR="006A2F42">
        <w:t>kapitole</w:t>
      </w:r>
      <w:r>
        <w:t xml:space="preserve"> </w:t>
      </w:r>
      <w:r w:rsidR="001942F5">
        <w:fldChar w:fldCharType="begin"/>
      </w:r>
      <w:r>
        <w:instrText xml:space="preserve"> REF _Ref343008544 \r \h </w:instrText>
      </w:r>
      <w:r w:rsidR="001942F5">
        <w:fldChar w:fldCharType="separate"/>
      </w:r>
      <w:r w:rsidR="00C11D5F">
        <w:t>2</w:t>
      </w:r>
      <w:r w:rsidR="001942F5">
        <w:fldChar w:fldCharType="end"/>
      </w:r>
      <w:r>
        <w:t>, aktuální vývoj v oblasti softwarového inženýrství spočívá v posuvu od statických k dynamickým modelům a jejich simulaci, které umožňují efektivní analýzu procesů odehrávajících se ve vyvíjeném systému. Výše zmíněná výzkumná skupina se snaží dodržet tento trend s tendencí zachovat proveditelný model v průběhu celého vývoje až k cílovému nasazení.</w:t>
      </w:r>
      <w:r w:rsidR="00BD6DC7">
        <w:t xml:space="preserve"> S tímto přístupem přišel již Ziegler</w:t>
      </w:r>
      <w:r w:rsidR="004C356A">
        <w:t xml:space="preserve"> v </w:t>
      </w:r>
      <w:sdt>
        <w:sdtPr>
          <w:id w:val="14022384"/>
          <w:citation/>
        </w:sdtPr>
        <w:sdtContent>
          <w:fldSimple w:instr=" CITATION Zie00 \l 1029 ">
            <w:r w:rsidR="001A6348">
              <w:rPr>
                <w:noProof/>
              </w:rPr>
              <w:t>(8)</w:t>
            </w:r>
          </w:fldSimple>
        </w:sdtContent>
      </w:sdt>
      <w:r w:rsidR="00BD6DC7">
        <w:t xml:space="preserve"> a pojmenování tohoto přístupu se ustálilo na </w:t>
      </w:r>
      <w:r w:rsidR="00EE2342">
        <w:t xml:space="preserve">pojem </w:t>
      </w:r>
      <w:r w:rsidR="00BD6DC7">
        <w:rPr>
          <w:i/>
        </w:rPr>
        <w:t xml:space="preserve">model </w:t>
      </w:r>
      <w:r w:rsidR="00BD6DC7" w:rsidRPr="00BD6DC7">
        <w:rPr>
          <w:i/>
        </w:rPr>
        <w:t>continuity</w:t>
      </w:r>
      <w:r w:rsidR="00BD6DC7">
        <w:t xml:space="preserve">. </w:t>
      </w:r>
      <w:r w:rsidRPr="00BD6DC7">
        <w:t>Zde</w:t>
      </w:r>
      <w:r>
        <w:t xml:space="preserve"> si všimněme rozdílnost od metodologie MDA (popsané v kap. </w:t>
      </w:r>
      <w:r w:rsidR="001942F5">
        <w:fldChar w:fldCharType="begin"/>
      </w:r>
      <w:r>
        <w:instrText xml:space="preserve"> REF _Ref343008830 \r \h </w:instrText>
      </w:r>
      <w:r w:rsidR="001942F5">
        <w:fldChar w:fldCharType="separate"/>
      </w:r>
      <w:r w:rsidR="00C11D5F">
        <w:t>3</w:t>
      </w:r>
      <w:r w:rsidR="001942F5">
        <w:fldChar w:fldCharType="end"/>
      </w:r>
      <w:r>
        <w:t>), která využívaný model systému nakonec transformuje do klasického</w:t>
      </w:r>
      <w:r w:rsidR="00E16D24">
        <w:t xml:space="preserve"> zdrojového</w:t>
      </w:r>
      <w:r>
        <w:t xml:space="preserve"> kódu</w:t>
      </w:r>
      <w:r w:rsidR="00E16D24">
        <w:t xml:space="preserve"> (většinou OOP).</w:t>
      </w:r>
    </w:p>
    <w:p w:rsidR="001948C8" w:rsidRPr="00E16D24" w:rsidRDefault="00E16D24" w:rsidP="001948C8">
      <w:pPr>
        <w:pStyle w:val="Odstavecdal"/>
      </w:pPr>
      <w:r>
        <w:t>K</w:t>
      </w:r>
      <w:r w:rsidR="001948C8">
        <w:t xml:space="preserve"> udržení proveditelného modelu až po nasazení systému do reálného prostředí často pomohou techniky simulace </w:t>
      </w:r>
      <w:r w:rsidR="001948C8">
        <w:rPr>
          <w:i/>
        </w:rPr>
        <w:t>HIL (hardware-in-the-loop simulation)</w:t>
      </w:r>
      <w:r w:rsidR="001948C8">
        <w:t xml:space="preserve"> a </w:t>
      </w:r>
      <w:r w:rsidR="001948C8">
        <w:rPr>
          <w:i/>
        </w:rPr>
        <w:t>SIL (software-in-the-loop simulation)</w:t>
      </w:r>
      <w:r w:rsidR="001948C8">
        <w:t>, které umožňují propojení reálných a simulovaných kom</w:t>
      </w:r>
      <w:r w:rsidR="00C92355">
        <w:t>ponent v průběhu vývoje systému</w:t>
      </w:r>
      <w:r w:rsidR="001948C8">
        <w:t xml:space="preserve"> </w:t>
      </w:r>
      <w:sdt>
        <w:sdtPr>
          <w:id w:val="3167364"/>
          <w:citation/>
        </w:sdtPr>
        <w:sdtContent>
          <w:fldSimple w:instr=" CITATION Koč10 \l 1029 ">
            <w:r w:rsidR="001A6348">
              <w:rPr>
                <w:noProof/>
              </w:rPr>
              <w:t>(4)</w:t>
            </w:r>
          </w:fldSimple>
        </w:sdtContent>
      </w:sdt>
      <w:r>
        <w:t xml:space="preserve">. </w:t>
      </w:r>
    </w:p>
    <w:p w:rsidR="00E01ECD" w:rsidRDefault="001948C8" w:rsidP="001948C8">
      <w:pPr>
        <w:pStyle w:val="Odstavecdal"/>
      </w:pPr>
      <w:r>
        <w:t xml:space="preserve">Vyvíjený model systému, který je v průběhu vývoje simulován, jak s virtuálními prvky, tak s reálnými, je potřeba formálně verifikovat. Výzkumná skupina Modelování a Simulace se proto snaží nahradit tradiční programovací jazyky formálními modely. Zaměřili se na formalismy jako </w:t>
      </w:r>
      <w:r>
        <w:rPr>
          <w:i/>
        </w:rPr>
        <w:t>vysokoúrovňové objekto</w:t>
      </w:r>
      <w:r w:rsidR="0057294C">
        <w:rPr>
          <w:i/>
        </w:rPr>
        <w:t>vě or</w:t>
      </w:r>
      <w:r>
        <w:rPr>
          <w:i/>
        </w:rPr>
        <w:t xml:space="preserve">ientované Petriho sítě </w:t>
      </w:r>
      <w:r>
        <w:t xml:space="preserve">(OOPN), </w:t>
      </w:r>
      <w:r>
        <w:rPr>
          <w:i/>
        </w:rPr>
        <w:t>DEVS</w:t>
      </w:r>
      <w:r>
        <w:t xml:space="preserve"> a stavové diagramy (angl. state charts). Pro </w:t>
      </w:r>
      <w:r w:rsidR="00D446E3">
        <w:t>první</w:t>
      </w:r>
      <w:r>
        <w:t xml:space="preserve"> dva formalismy implementovali nástroje, které kombinují programování a formální modelování, </w:t>
      </w:r>
      <w:r w:rsidR="00493C17">
        <w:t>jde o</w:t>
      </w:r>
      <w:r>
        <w:t xml:space="preserve"> </w:t>
      </w:r>
      <w:r w:rsidR="00493C17">
        <w:rPr>
          <w:i/>
        </w:rPr>
        <w:t>programovaní modely</w:t>
      </w:r>
      <w:r>
        <w:t xml:space="preserve">, které umožňuje jednodušší práci s modely. </w:t>
      </w:r>
      <w:sdt>
        <w:sdtPr>
          <w:id w:val="3167362"/>
          <w:citation/>
        </w:sdtPr>
        <w:sdtContent>
          <w:fldSimple w:instr=" CITATION Koč10 \l 1029 ">
            <w:r w:rsidR="001A6348">
              <w:rPr>
                <w:noProof/>
              </w:rPr>
              <w:t>(4)</w:t>
            </w:r>
          </w:fldSimple>
        </w:sdtContent>
      </w:sdt>
    </w:p>
    <w:p w:rsidR="001948C8" w:rsidRDefault="001948C8" w:rsidP="001948C8">
      <w:pPr>
        <w:pStyle w:val="Odstavecdal"/>
      </w:pPr>
      <w:r>
        <w:t xml:space="preserve">Oba tyto formalismy a k nim vytvořené nástroje blíže proberu v následujících podkapitolách. </w:t>
      </w:r>
    </w:p>
    <w:p w:rsidR="001948C8" w:rsidRDefault="001948C8" w:rsidP="001948C8">
      <w:pPr>
        <w:pStyle w:val="Nadpis2"/>
      </w:pPr>
      <w:bookmarkStart w:id="34" w:name="_Ref343026126"/>
      <w:bookmarkStart w:id="35" w:name="_Toc343033298"/>
      <w:bookmarkStart w:id="36" w:name="_Toc354136747"/>
      <w:r>
        <w:t>Objekto</w:t>
      </w:r>
      <w:r w:rsidR="0057294C">
        <w:t>vě or</w:t>
      </w:r>
      <w:r>
        <w:t>ientované Petriho sítě</w:t>
      </w:r>
      <w:bookmarkEnd w:id="34"/>
      <w:bookmarkEnd w:id="35"/>
      <w:bookmarkEnd w:id="36"/>
    </w:p>
    <w:p w:rsidR="008E7150" w:rsidRDefault="001948C8" w:rsidP="001948C8">
      <w:pPr>
        <w:pStyle w:val="Odstavecprvn"/>
      </w:pPr>
      <w:r>
        <w:t xml:space="preserve">Petriho sítě představují </w:t>
      </w:r>
      <w:r w:rsidR="005131DE">
        <w:t>vhodný</w:t>
      </w:r>
      <w:r>
        <w:t xml:space="preserve"> formalismus pro modelování diskrétních systémů, s možností grafického znázornění</w:t>
      </w:r>
      <w:r w:rsidR="005131DE">
        <w:t>, analýzy</w:t>
      </w:r>
      <w:r>
        <w:t xml:space="preserve"> a simulace. Populárnost Petriho sítí je dána jejich jednoduchostí. Model je sestaven z </w:t>
      </w:r>
      <w:r w:rsidRPr="00D9272D">
        <w:rPr>
          <w:i/>
        </w:rPr>
        <w:t>míst</w:t>
      </w:r>
      <w:r>
        <w:t xml:space="preserve">, které obsahují stavovou informaci ve formě </w:t>
      </w:r>
      <w:r w:rsidRPr="00D9272D">
        <w:rPr>
          <w:i/>
        </w:rPr>
        <w:t>značek</w:t>
      </w:r>
      <w:r w:rsidR="00D8150F">
        <w:rPr>
          <w:i/>
        </w:rPr>
        <w:t xml:space="preserve"> </w:t>
      </w:r>
      <w:r w:rsidR="00D8150F">
        <w:t>(tokenů)</w:t>
      </w:r>
      <w:r>
        <w:t xml:space="preserve">, dále </w:t>
      </w:r>
      <w:r w:rsidRPr="00D9272D">
        <w:rPr>
          <w:i/>
        </w:rPr>
        <w:t>přechody</w:t>
      </w:r>
      <w:r>
        <w:t xml:space="preserve">, </w:t>
      </w:r>
      <w:r>
        <w:lastRenderedPageBreak/>
        <w:t xml:space="preserve">vyjadřující možné změny stavu a </w:t>
      </w:r>
      <w:r w:rsidRPr="00D9272D">
        <w:rPr>
          <w:i/>
        </w:rPr>
        <w:t>hranami</w:t>
      </w:r>
      <w:r>
        <w:t xml:space="preserve">, které propojují </w:t>
      </w:r>
      <w:r w:rsidRPr="00D9272D">
        <w:rPr>
          <w:i/>
        </w:rPr>
        <w:t>místa</w:t>
      </w:r>
      <w:r>
        <w:t xml:space="preserve"> a </w:t>
      </w:r>
      <w:r w:rsidRPr="00D9272D">
        <w:rPr>
          <w:i/>
        </w:rPr>
        <w:t>přechody</w:t>
      </w:r>
      <w:r>
        <w:t>.</w:t>
      </w:r>
      <w:r w:rsidR="008F2B6E">
        <w:t xml:space="preserve"> Hrany mohou být ohodnocené, kde ohodnocení hrany určuje </w:t>
      </w:r>
      <w:r w:rsidR="006C601F">
        <w:t>počet</w:t>
      </w:r>
      <w:r w:rsidR="008F2B6E">
        <w:t xml:space="preserve"> značek přenáš</w:t>
      </w:r>
      <w:r w:rsidR="006C601F">
        <w:t>ených</w:t>
      </w:r>
      <w:r w:rsidR="008F2B6E">
        <w:t xml:space="preserve"> najednou.</w:t>
      </w:r>
      <w:r>
        <w:t xml:space="preserve"> </w:t>
      </w:r>
      <w:r w:rsidR="00D8150F">
        <w:t>Provedení přechodu</w:t>
      </w:r>
      <w:r w:rsidR="008E7150">
        <w:t xml:space="preserve">, též zvané </w:t>
      </w:r>
      <w:r w:rsidR="008E7150" w:rsidRPr="0035009A">
        <w:rPr>
          <w:i/>
        </w:rPr>
        <w:t>výskyt události</w:t>
      </w:r>
      <w:r w:rsidR="008E7150">
        <w:t>, u základních Petriho sítí</w:t>
      </w:r>
      <w:r w:rsidR="00D8150F">
        <w:t xml:space="preserve"> je závislé na aktivaci přechodu. Přechod se stane aktivním, když má ve všech vstupních místech (místa napojená přes vstupní hrany přechodu)</w:t>
      </w:r>
      <w:r w:rsidR="008E7150">
        <w:t xml:space="preserve"> uloženou značku, která je následně ze vstupních míst odebrána a generována do všech výstupních míst</w:t>
      </w:r>
      <w:r w:rsidR="00A94DD1">
        <w:t>, kde pro ni musí být místo (některá místa</w:t>
      </w:r>
      <w:r w:rsidR="00FC774D">
        <w:t xml:space="preserve"> mohou být</w:t>
      </w:r>
      <w:r w:rsidR="00A94DD1">
        <w:t xml:space="preserve"> kapacitně omezena).</w:t>
      </w:r>
      <w:r w:rsidR="008E7150">
        <w:t xml:space="preserve"> </w:t>
      </w:r>
      <w:r w:rsidR="000F6C3D">
        <w:t xml:space="preserve">Provedení přechodu je vidět na následujícím </w:t>
      </w:r>
      <w:r w:rsidR="001942F5">
        <w:fldChar w:fldCharType="begin"/>
      </w:r>
      <w:r w:rsidR="000F6C3D">
        <w:instrText xml:space="preserve"> REF _Ref345643322 \h </w:instrText>
      </w:r>
      <w:r w:rsidR="001942F5">
        <w:fldChar w:fldCharType="separate"/>
      </w:r>
      <w:r w:rsidR="00C11D5F">
        <w:t xml:space="preserve">Obrázek </w:t>
      </w:r>
      <w:r w:rsidR="00C11D5F">
        <w:rPr>
          <w:noProof/>
        </w:rPr>
        <w:t>4</w:t>
      </w:r>
      <w:r w:rsidR="00C11D5F">
        <w:t>.</w:t>
      </w:r>
      <w:r w:rsidR="00C11D5F">
        <w:rPr>
          <w:noProof/>
        </w:rPr>
        <w:t>1</w:t>
      </w:r>
      <w:r w:rsidR="001942F5">
        <w:fldChar w:fldCharType="end"/>
      </w:r>
      <w:r w:rsidR="000F6C3D">
        <w:t>.</w:t>
      </w:r>
      <w:r w:rsidR="004837CD">
        <w:t xml:space="preserve"> </w:t>
      </w:r>
      <w:sdt>
        <w:sdtPr>
          <w:id w:val="124862929"/>
          <w:citation/>
        </w:sdtPr>
        <w:sdtContent>
          <w:fldSimple w:instr=" CITATION Jan08 \l 1029 ">
            <w:r w:rsidR="001A6348">
              <w:rPr>
                <w:noProof/>
              </w:rPr>
              <w:t>(9)</w:t>
            </w:r>
          </w:fldSimple>
        </w:sdtContent>
      </w:sdt>
      <w:r w:rsidR="008E5CEE">
        <w:t xml:space="preserve"> </w:t>
      </w:r>
    </w:p>
    <w:p w:rsidR="008E7150" w:rsidRDefault="008E7150" w:rsidP="008E7150">
      <w:pPr>
        <w:pStyle w:val="Odstavecprvn"/>
        <w:keepNext/>
      </w:pPr>
      <w:r>
        <w:rPr>
          <w:noProof/>
        </w:rPr>
        <w:drawing>
          <wp:inline distT="0" distB="0" distL="0" distR="0">
            <wp:extent cx="5715000" cy="2016125"/>
            <wp:effectExtent l="19050" t="0" r="0" b="0"/>
            <wp:docPr id="14" name="Obrázek 13" descr="PN_zakl_ukaz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_zakl_ukazka.jpg"/>
                    <pic:cNvPicPr/>
                  </pic:nvPicPr>
                  <pic:blipFill>
                    <a:blip r:embed="rId18" cstate="print"/>
                    <a:stretch>
                      <a:fillRect/>
                    </a:stretch>
                  </pic:blipFill>
                  <pic:spPr>
                    <a:xfrm>
                      <a:off x="0" y="0"/>
                      <a:ext cx="5715000" cy="2016125"/>
                    </a:xfrm>
                    <a:prstGeom prst="rect">
                      <a:avLst/>
                    </a:prstGeom>
                  </pic:spPr>
                </pic:pic>
              </a:graphicData>
            </a:graphic>
          </wp:inline>
        </w:drawing>
      </w:r>
    </w:p>
    <w:p w:rsidR="008E7150" w:rsidRPr="008E7150" w:rsidRDefault="008E7150" w:rsidP="00FB7E8F">
      <w:pPr>
        <w:pStyle w:val="Titulek"/>
      </w:pPr>
      <w:bookmarkStart w:id="37" w:name="_Ref345643322"/>
      <w:r>
        <w:t xml:space="preserve">Obrázek </w:t>
      </w:r>
      <w:fldSimple w:instr=" STYLEREF 1 \s ">
        <w:r w:rsidR="00C11D5F">
          <w:rPr>
            <w:noProof/>
          </w:rPr>
          <w:t>4</w:t>
        </w:r>
      </w:fldSimple>
      <w:r>
        <w:t>.</w:t>
      </w:r>
      <w:fldSimple w:instr=" SEQ Obrázek \* ARABIC \s 1 ">
        <w:r w:rsidR="00C11D5F">
          <w:rPr>
            <w:noProof/>
          </w:rPr>
          <w:t>1</w:t>
        </w:r>
      </w:fldSimple>
      <w:bookmarkEnd w:id="37"/>
      <w:r>
        <w:t xml:space="preserve"> </w:t>
      </w:r>
      <w:r w:rsidRPr="001A63A1">
        <w:t xml:space="preserve">Příklad přechodu a) =&gt; b) jednoduché Petriho sítě. </w:t>
      </w:r>
      <w:r>
        <w:t>Malé čtverečky</w:t>
      </w:r>
      <w:r w:rsidRPr="001A63A1">
        <w:t xml:space="preserve"> představují </w:t>
      </w:r>
      <w:r>
        <w:t>tokeny, které jsou přechod</w:t>
      </w:r>
      <w:r w:rsidR="00156006">
        <w:t>em</w:t>
      </w:r>
      <w:r w:rsidRPr="001A63A1">
        <w:t xml:space="preserve"> (</w:t>
      </w:r>
      <w:r>
        <w:t xml:space="preserve">čtverec) </w:t>
      </w:r>
      <w:r w:rsidR="00156006">
        <w:t>odebrány</w:t>
      </w:r>
      <w:r w:rsidRPr="001A63A1">
        <w:t xml:space="preserve"> </w:t>
      </w:r>
      <w:r>
        <w:t xml:space="preserve">ze vstupních míst </w:t>
      </w:r>
      <w:r w:rsidRPr="001A63A1">
        <w:t>(kružnice)</w:t>
      </w:r>
      <w:r>
        <w:t xml:space="preserve"> </w:t>
      </w:r>
      <w:r w:rsidR="00156006">
        <w:t xml:space="preserve">a generovány </w:t>
      </w:r>
      <w:r>
        <w:t>do výstupních</w:t>
      </w:r>
      <w:r w:rsidRPr="001A63A1">
        <w:t xml:space="preserve">. </w:t>
      </w:r>
      <w:r w:rsidR="00A94DD1">
        <w:t>Přechod je aktivován pouze je-li ve všech vstupních místech token a ve výstupních místech je prostor pro vygenerování tokenu.</w:t>
      </w:r>
      <w:r w:rsidRPr="001A63A1">
        <w:t xml:space="preserve"> </w:t>
      </w:r>
      <w:r>
        <w:t xml:space="preserve">Převzato z </w:t>
      </w:r>
      <w:sdt>
        <w:sdtPr>
          <w:id w:val="124862928"/>
          <w:citation/>
        </w:sdtPr>
        <w:sdtContent>
          <w:fldSimple w:instr=" CITATION Jan08 \l 1029 ">
            <w:r w:rsidR="001A6348">
              <w:rPr>
                <w:noProof/>
              </w:rPr>
              <w:t>(9)</w:t>
            </w:r>
          </w:fldSimple>
        </w:sdtContent>
      </w:sdt>
      <w:r>
        <w:t>.</w:t>
      </w:r>
    </w:p>
    <w:p w:rsidR="001948C8" w:rsidRDefault="001948C8" w:rsidP="008E7150">
      <w:pPr>
        <w:pStyle w:val="Odstavecdal"/>
      </w:pPr>
      <w:r>
        <w:t xml:space="preserve">Petriho sítě se dělí </w:t>
      </w:r>
      <w:r w:rsidR="00D8150F">
        <w:t>na různé typy</w:t>
      </w:r>
      <w:r>
        <w:t>, které vznikaly snahou zvýšit modelovací schopnosti tohoto formalismu při zachování koncepční jednoduchosti</w:t>
      </w:r>
      <w:r w:rsidR="006953D7">
        <w:t xml:space="preserve"> </w:t>
      </w:r>
      <w:sdt>
        <w:sdtPr>
          <w:id w:val="303868092"/>
          <w:citation/>
        </w:sdtPr>
        <w:sdtContent>
          <w:fldSimple w:instr=" CITATION Jan08 \l 1029 ">
            <w:r w:rsidR="001A6348">
              <w:rPr>
                <w:noProof/>
              </w:rPr>
              <w:t>(9)</w:t>
            </w:r>
          </w:fldSimple>
        </w:sdtContent>
      </w:sdt>
      <w:r>
        <w:t xml:space="preserve">. Různé typy tedy jsou: C-E (Condition-Evets) sítě, P/T sítě, dále vysokoúrovňové (High-Level) sítě, jako například predikátové (Predicate-Transition), nebo barvené (Coloured) sítě, které umožňují pohodlně modelovat i zpracování a tok dat </w:t>
      </w:r>
      <w:sdt>
        <w:sdtPr>
          <w:id w:val="101128219"/>
          <w:citation/>
        </w:sdtPr>
        <w:sdtContent>
          <w:fldSimple w:instr=" CITATION Jan08 \l 1029  ">
            <w:r w:rsidR="001A6348">
              <w:rPr>
                <w:noProof/>
              </w:rPr>
              <w:t>(9)</w:t>
            </w:r>
          </w:fldSimple>
        </w:sdtContent>
      </w:sdt>
      <w:r>
        <w:t xml:space="preserve">. </w:t>
      </w:r>
    </w:p>
    <w:p w:rsidR="000D700F" w:rsidRDefault="001948C8" w:rsidP="001948C8">
      <w:pPr>
        <w:pStyle w:val="Odstavecdal"/>
      </w:pPr>
      <w:r>
        <w:t>Protože Petriho sítě ve své původní podobě neposkytují strukturovací mechanismy známé z programovacích jazyků omezovalo se použití Petriho sítí pouze na nepříliš rozsáhlé systémy. Podíváme-li se na rozvoj programov</w:t>
      </w:r>
      <w:r w:rsidR="0057294C">
        <w:t xml:space="preserve">acích jazyků a hlavně objektově </w:t>
      </w:r>
      <w:r>
        <w:t xml:space="preserve">orientovaného přístupu a postavíme jej vedle jednoduchých Petriho sítí, zjistíme, že tyto přístupy se zdají být ve svých výhodách a nevýhodách komplementární </w:t>
      </w:r>
      <w:sdt>
        <w:sdtPr>
          <w:id w:val="101128221"/>
          <w:citation/>
        </w:sdtPr>
        <w:sdtContent>
          <w:fldSimple w:instr=" CITATION Jan08 \l 1029  ">
            <w:r w:rsidR="001A6348">
              <w:rPr>
                <w:noProof/>
              </w:rPr>
              <w:t>(9)</w:t>
            </w:r>
          </w:fldSimple>
        </w:sdtContent>
      </w:sdt>
      <w:r>
        <w:t>. Není divu, že lidé začali vymýšlet jak tyto přístupy propojit a získat tak od každého výhody a odstranit nevýhody, čili získat dobře strukturovaný, paralelní a hlavně formální (</w:t>
      </w:r>
      <w:r w:rsidR="0057294C">
        <w:t xml:space="preserve">de facto </w:t>
      </w:r>
      <w:r>
        <w:t xml:space="preserve">matematický) programovací nástroj. </w:t>
      </w:r>
      <w:r w:rsidR="00D73D8B">
        <w:t>Jeden z možných způsobů z</w:t>
      </w:r>
      <w:r>
        <w:t>avedení objektové orientace do Petr</w:t>
      </w:r>
      <w:r w:rsidR="00D73D8B">
        <w:t xml:space="preserve">iho sítí je popsán panem Janouškem v jeho disertační práci </w:t>
      </w:r>
      <w:sdt>
        <w:sdtPr>
          <w:id w:val="124862922"/>
          <w:citation/>
        </w:sdtPr>
        <w:sdtContent>
          <w:fldSimple w:instr=" CITATION Jan08 \l 1029  ">
            <w:r w:rsidR="001A6348">
              <w:rPr>
                <w:noProof/>
              </w:rPr>
              <w:t>(9)</w:t>
            </w:r>
          </w:fldSimple>
        </w:sdtContent>
      </w:sdt>
      <w:r w:rsidR="00D73D8B">
        <w:t xml:space="preserve"> publikované v roce 1998. Kromě zavedení objektového paradigmatu do Petriho sítí</w:t>
      </w:r>
      <w:r w:rsidR="00466DCF">
        <w:t>, které označujeme zkratkou OOPN,</w:t>
      </w:r>
      <w:r w:rsidR="00D73D8B">
        <w:t xml:space="preserve"> se pan Janoušek ve své práci zaměřuje na vytvoření nástroje </w:t>
      </w:r>
      <w:r w:rsidR="00D73D8B" w:rsidRPr="00D73D8B">
        <w:rPr>
          <w:i/>
        </w:rPr>
        <w:t>PNtalk</w:t>
      </w:r>
      <w:r w:rsidR="00D73D8B">
        <w:t xml:space="preserve"> </w:t>
      </w:r>
      <w:r w:rsidR="00D73D8B" w:rsidRPr="00D73D8B">
        <w:t>pro</w:t>
      </w:r>
      <w:r w:rsidR="00D73D8B">
        <w:t xml:space="preserve"> práci s těmito OOPN</w:t>
      </w:r>
      <w:r>
        <w:t>. Spojením Petriho sítí s objekto</w:t>
      </w:r>
      <w:r w:rsidR="0057294C">
        <w:t>vě or</w:t>
      </w:r>
      <w:r>
        <w:t xml:space="preserve">ientovaným přístupem </w:t>
      </w:r>
      <w:r w:rsidR="008118CB">
        <w:t>bylo dosaženo modelování</w:t>
      </w:r>
      <w:r>
        <w:t xml:space="preserve"> </w:t>
      </w:r>
      <w:r w:rsidR="008118CB">
        <w:t>aktivity</w:t>
      </w:r>
      <w:r>
        <w:t xml:space="preserve"> objektu v objektu samotném, nikoliv nadřazenou strukturou, jak je tomu u klasických OO programovacích jazycích jako třeba Java, nebo C++, které </w:t>
      </w:r>
      <w:r w:rsidR="000348FF">
        <w:t>často umožňují</w:t>
      </w:r>
      <w:r>
        <w:t xml:space="preserve"> kvaziparalelizmus. Tímto se objekty stávají samostatnějšími a </w:t>
      </w:r>
      <w:r w:rsidR="00DB500E">
        <w:t xml:space="preserve">opravdu </w:t>
      </w:r>
      <w:r>
        <w:t>paralelními entitami, které spolu komunikují předáváním zpráv.</w:t>
      </w:r>
    </w:p>
    <w:p w:rsidR="00933711" w:rsidRDefault="00224FB3" w:rsidP="00B003C7">
      <w:pPr>
        <w:pStyle w:val="Odstavecdal"/>
        <w:rPr>
          <w:ins w:id="38" w:author="Matron" w:date="2013-04-19T12:04:00Z"/>
        </w:rPr>
      </w:pPr>
      <w:r>
        <w:lastRenderedPageBreak/>
        <w:t>Objektové modelování</w:t>
      </w:r>
      <w:r w:rsidR="00933711">
        <w:t xml:space="preserve"> pomocí Petriho sítí </w:t>
      </w:r>
      <w:r w:rsidR="00E80108">
        <w:t>je umožněno</w:t>
      </w:r>
      <w:r w:rsidR="00933711">
        <w:t xml:space="preserve"> zapouzdřením funkčnosti objektu</w:t>
      </w:r>
      <w:r>
        <w:t xml:space="preserve"> do třídy.</w:t>
      </w:r>
      <w:r w:rsidR="00E80108">
        <w:t xml:space="preserve"> </w:t>
      </w:r>
      <w:r w:rsidR="007016AC">
        <w:t>Třída obsahuje definici objektu v podobě objektové sítě, která modeluje činnost objektu samotného. Místa v objektové sítí reprezentují objektové atributy a mohou na ně být navázány predikáty, které testují míst</w:t>
      </w:r>
      <w:r w:rsidR="008268BB">
        <w:t>a</w:t>
      </w:r>
      <w:r w:rsidR="007016AC">
        <w:t>, případně synchronní porty, které umožňují provedení synchronní akce více objektů najednou. Metody objektu jsou modelovány vlastní Petriho sítí, ale mají přístup k objektovým atributům a dalším metodám.</w:t>
      </w:r>
      <w:r w:rsidR="008268BB">
        <w:t xml:space="preserve"> </w:t>
      </w:r>
      <w:r w:rsidR="00E80108">
        <w:t xml:space="preserve">Instance objektu je </w:t>
      </w:r>
      <w:r w:rsidR="00D02443">
        <w:t xml:space="preserve">potom </w:t>
      </w:r>
      <w:r w:rsidR="00E80108">
        <w:t xml:space="preserve">kopie </w:t>
      </w:r>
      <w:r w:rsidR="002F0DD6">
        <w:t>vzorové</w:t>
      </w:r>
      <w:r w:rsidR="00E80108">
        <w:t xml:space="preserve"> struktury popisující třídu</w:t>
      </w:r>
      <w:r w:rsidR="008268BB">
        <w:t>, přesněji tedy objektové sítě</w:t>
      </w:r>
      <w:r w:rsidR="00E80108">
        <w:t xml:space="preserve">. </w:t>
      </w:r>
      <w:r w:rsidR="008268BB">
        <w:t xml:space="preserve">Komunikace objektů probíhá formou zasílání zpráv, která musí mít specifikovaného adresáta a předmět zprávy, kterým je nejčastěji volání metody. Při zavolání metody objektu dojde k instanciaci sítě metody, na vstupní místa jsou navázány parametry metody a jako výstup slouží místo zvané </w:t>
      </w:r>
      <w:r w:rsidR="008268BB">
        <w:rPr>
          <w:i/>
        </w:rPr>
        <w:t>return</w:t>
      </w:r>
      <w:r w:rsidR="008268BB">
        <w:t xml:space="preserve">. Metoda je ukončena a síť zničena v okamžiku, kdy se do místa </w:t>
      </w:r>
      <w:r w:rsidR="008268BB">
        <w:rPr>
          <w:i/>
        </w:rPr>
        <w:t>return</w:t>
      </w:r>
      <w:r w:rsidR="008268BB">
        <w:t xml:space="preserve"> dostane jakákoliv značka</w:t>
      </w:r>
      <w:r w:rsidR="00B003C7">
        <w:t>, respektive objekt</w:t>
      </w:r>
      <w:r w:rsidR="008268BB">
        <w:t>.</w:t>
      </w:r>
      <w:r w:rsidR="00F014F2">
        <w:t xml:space="preserve"> </w:t>
      </w:r>
      <w:sdt>
        <w:sdtPr>
          <w:id w:val="154292212"/>
          <w:citation/>
        </w:sdtPr>
        <w:sdtContent>
          <w:fldSimple w:instr=" CITATION Jan08 \l 1029 ">
            <w:r w:rsidR="001A6348">
              <w:rPr>
                <w:noProof/>
              </w:rPr>
              <w:t>(9)</w:t>
            </w:r>
          </w:fldSimple>
        </w:sdtContent>
      </w:sdt>
    </w:p>
    <w:p w:rsidR="00F62F53" w:rsidRDefault="00F62F53" w:rsidP="00B003C7">
      <w:pPr>
        <w:pStyle w:val="Odstavecdal"/>
      </w:pPr>
      <w:ins w:id="39" w:author="Matron" w:date="2013-04-19T12:04:00Z">
        <w:r>
          <w:t>*****</w:t>
        </w:r>
        <w:r>
          <w:tab/>
          <w:t>bude ukázka OOPN modelu ****</w:t>
        </w:r>
      </w:ins>
    </w:p>
    <w:p w:rsidR="001948C8" w:rsidRDefault="001948C8" w:rsidP="001948C8">
      <w:pPr>
        <w:pStyle w:val="Odstavecdal"/>
      </w:pPr>
      <w:r>
        <w:t xml:space="preserve">Petriho sítě </w:t>
      </w:r>
      <w:r w:rsidR="00B003C7">
        <w:t xml:space="preserve">se </w:t>
      </w:r>
      <w:r w:rsidR="00F014F2">
        <w:t xml:space="preserve">moc </w:t>
      </w:r>
      <w:r>
        <w:t xml:space="preserve">nehodí pro modelování rozsáhlých systémů, </w:t>
      </w:r>
      <w:r w:rsidR="00F014F2">
        <w:t xml:space="preserve">proto se </w:t>
      </w:r>
      <w:r>
        <w:t xml:space="preserve">užívají spíše pro modelování jeho určitých ucelených částí, které jsou dále </w:t>
      </w:r>
      <w:r w:rsidR="00D22BE9">
        <w:t>spojovány</w:t>
      </w:r>
      <w:r>
        <w:t xml:space="preserve"> dohromady, jak si ukážeme v následující podkapitole o formalismu DEVS.</w:t>
      </w:r>
    </w:p>
    <w:p w:rsidR="00F073E4" w:rsidRPr="00426057" w:rsidRDefault="00F073E4" w:rsidP="001948C8">
      <w:pPr>
        <w:pStyle w:val="Odstavecdal"/>
      </w:pPr>
      <w:r>
        <w:t xml:space="preserve">Pro bližší seznámení s aplikací Petriho sítí v systémovém inženýrství doporučuji publikaci </w:t>
      </w:r>
      <w:sdt>
        <w:sdtPr>
          <w:id w:val="101128218"/>
          <w:citation/>
        </w:sdtPr>
        <w:sdtContent>
          <w:fldSimple w:instr=" CITATION Gir03 \l 1029 ">
            <w:r w:rsidR="001A6348">
              <w:rPr>
                <w:noProof/>
              </w:rPr>
              <w:t>(10)</w:t>
            </w:r>
          </w:fldSimple>
        </w:sdtContent>
      </w:sdt>
      <w:r>
        <w:t>.</w:t>
      </w:r>
    </w:p>
    <w:p w:rsidR="001948C8" w:rsidRDefault="001948C8" w:rsidP="001948C8">
      <w:pPr>
        <w:pStyle w:val="Nadpis2"/>
      </w:pPr>
      <w:bookmarkStart w:id="40" w:name="_Toc343033299"/>
      <w:bookmarkStart w:id="41" w:name="_Ref345678545"/>
      <w:bookmarkStart w:id="42" w:name="_Toc354136748"/>
      <w:r>
        <w:t>DEVS</w:t>
      </w:r>
      <w:bookmarkEnd w:id="40"/>
      <w:bookmarkEnd w:id="41"/>
      <w:bookmarkEnd w:id="42"/>
    </w:p>
    <w:p w:rsidR="005D581F" w:rsidRDefault="001948C8" w:rsidP="001948C8">
      <w:pPr>
        <w:pStyle w:val="Odstavecprvn"/>
      </w:pPr>
      <w:r>
        <w:t xml:space="preserve">DEVS (Discrete EVent System specification) je formalismus pro specifikaci modelů založený na teorii systémů. DEVS formalismus rozlišuje atomické a složené komponenty (viz. </w:t>
      </w:r>
      <w:r w:rsidR="001942F5">
        <w:fldChar w:fldCharType="begin"/>
      </w:r>
      <w:r w:rsidR="00141273">
        <w:instrText xml:space="preserve"> REF _Ref344246396 \h </w:instrText>
      </w:r>
      <w:r w:rsidR="001942F5">
        <w:fldChar w:fldCharType="separate"/>
      </w:r>
      <w:r w:rsidR="00C11D5F">
        <w:t xml:space="preserve">Obrázek </w:t>
      </w:r>
      <w:r w:rsidR="00C11D5F">
        <w:rPr>
          <w:noProof/>
        </w:rPr>
        <w:t>4</w:t>
      </w:r>
      <w:r w:rsidR="00C11D5F">
        <w:t>.</w:t>
      </w:r>
      <w:r w:rsidR="00C11D5F">
        <w:rPr>
          <w:noProof/>
        </w:rPr>
        <w:t>2</w:t>
      </w:r>
      <w:r w:rsidR="001942F5">
        <w:fldChar w:fldCharType="end"/>
      </w:r>
      <w:r>
        <w:t>), kde složené komponenty mohou obsahovat další složené, nebo atomické komponenty. Atomické komponen</w:t>
      </w:r>
      <w:r w:rsidR="004D5B83">
        <w:t xml:space="preserve">ty reprezentují jeden modul </w:t>
      </w:r>
      <w:r>
        <w:t xml:space="preserve">s rozhraním tvořeným vstupními a výstupními </w:t>
      </w:r>
      <w:r w:rsidRPr="009C5D63">
        <w:rPr>
          <w:i/>
        </w:rPr>
        <w:t>porty</w:t>
      </w:r>
      <w:r>
        <w:t xml:space="preserve">. Na DEVS </w:t>
      </w:r>
      <w:r w:rsidR="00C25B28">
        <w:t xml:space="preserve">komponenty </w:t>
      </w:r>
      <w:r>
        <w:t>mohou být mapovány i jiné formalismy (např. konečné automaty, Petriho sítě, atp.), vzniká tak hierarchicky definovaný systém popsaný různými formalismy, dle vhodnosti aplikace.</w:t>
      </w:r>
      <w:r w:rsidR="005D581F">
        <w:t xml:space="preserve"> </w:t>
      </w:r>
      <w:sdt>
        <w:sdtPr>
          <w:id w:val="14022388"/>
          <w:citation/>
        </w:sdtPr>
        <w:sdtContent>
          <w:fldSimple w:instr=" CITATION Koč10 \l 1029 ">
            <w:r w:rsidR="001A6348">
              <w:rPr>
                <w:noProof/>
              </w:rPr>
              <w:t>(4)</w:t>
            </w:r>
          </w:fldSimple>
        </w:sdtContent>
      </w:sdt>
    </w:p>
    <w:p w:rsidR="001948C8" w:rsidRDefault="001948C8" w:rsidP="001948C8">
      <w:pPr>
        <w:pStyle w:val="Odstavecdal"/>
        <w:keepNext/>
        <w:ind w:firstLine="0"/>
      </w:pPr>
      <w:r>
        <w:rPr>
          <w:noProof/>
        </w:rPr>
        <w:lastRenderedPageBreak/>
        <w:drawing>
          <wp:inline distT="0" distB="0" distL="0" distR="0">
            <wp:extent cx="5715000" cy="3526155"/>
            <wp:effectExtent l="19050" t="0" r="0" b="0"/>
            <wp:docPr id="9" name="Obrázek 8" descr="DEV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S.jpg"/>
                    <pic:cNvPicPr/>
                  </pic:nvPicPr>
                  <pic:blipFill>
                    <a:blip r:embed="rId19" cstate="print"/>
                    <a:stretch>
                      <a:fillRect/>
                    </a:stretch>
                  </pic:blipFill>
                  <pic:spPr>
                    <a:xfrm>
                      <a:off x="0" y="0"/>
                      <a:ext cx="5715000" cy="3526155"/>
                    </a:xfrm>
                    <a:prstGeom prst="rect">
                      <a:avLst/>
                    </a:prstGeom>
                  </pic:spPr>
                </pic:pic>
              </a:graphicData>
            </a:graphic>
          </wp:inline>
        </w:drawing>
      </w:r>
    </w:p>
    <w:p w:rsidR="001948C8" w:rsidRPr="0036414C" w:rsidRDefault="001948C8" w:rsidP="00FB7E8F">
      <w:pPr>
        <w:pStyle w:val="Titulek"/>
      </w:pPr>
      <w:bookmarkStart w:id="43" w:name="_Ref344246396"/>
      <w:r>
        <w:t xml:space="preserve">Obrázek </w:t>
      </w:r>
      <w:fldSimple w:instr=" STYLEREF 1 \s ">
        <w:r w:rsidR="00C11D5F">
          <w:rPr>
            <w:noProof/>
          </w:rPr>
          <w:t>4</w:t>
        </w:r>
      </w:fldSimple>
      <w:r w:rsidR="008E7150">
        <w:t>.</w:t>
      </w:r>
      <w:fldSimple w:instr=" SEQ Obrázek \* ARABIC \s 1 ">
        <w:r w:rsidR="00C11D5F">
          <w:rPr>
            <w:noProof/>
          </w:rPr>
          <w:t>2</w:t>
        </w:r>
      </w:fldSimple>
      <w:bookmarkEnd w:id="43"/>
      <w:r>
        <w:t xml:space="preserve"> Příklad systému popsaného DEVS formalismem.</w:t>
      </w:r>
      <w:r w:rsidR="00315822">
        <w:t xml:space="preserve"> Vlevo je </w:t>
      </w:r>
      <w:r w:rsidR="007C5A20">
        <w:t>spojovaný (hierarchický) model a vpravo je atomický model, který představuje jednu komponentu ve spojovaném modelu.</w:t>
      </w:r>
      <w:r>
        <w:t xml:space="preserve"> Převzato z </w:t>
      </w:r>
      <w:sdt>
        <w:sdtPr>
          <w:id w:val="101128230"/>
          <w:citation/>
        </w:sdtPr>
        <w:sdtContent>
          <w:fldSimple w:instr=" CITATION Jan \l 1029  ">
            <w:r w:rsidR="001A6348">
              <w:rPr>
                <w:noProof/>
              </w:rPr>
              <w:t>(11)</w:t>
            </w:r>
          </w:fldSimple>
        </w:sdtContent>
      </w:sdt>
      <w:r>
        <w:t>.</w:t>
      </w:r>
    </w:p>
    <w:p w:rsidR="00A52A9D" w:rsidRDefault="00A52A9D" w:rsidP="00A52A9D">
      <w:pPr>
        <w:pStyle w:val="Odstavecdal"/>
      </w:pPr>
      <w:r>
        <w:t xml:space="preserve">Systém (atomická komponenta také může být samostatný systém) modeluje vlastní aktivitu v podobě reakce na externí (vstupní) události externí přechodovou funkcí </w:t>
      </w:r>
      <m:oMath>
        <m:sSup>
          <m:sSupPr>
            <m:ctrlPr>
              <w:rPr>
                <w:rFonts w:ascii="Cambria Math" w:hAnsi="Cambria Math"/>
                <w:i/>
              </w:rPr>
            </m:ctrlPr>
          </m:sSupPr>
          <m:e>
            <m:r>
              <w:rPr>
                <w:rFonts w:ascii="Cambria Math" w:hAnsi="Cambria Math"/>
              </w:rPr>
              <m:t>δ</m:t>
            </m:r>
          </m:e>
          <m:sup>
            <m:r>
              <w:rPr>
                <w:rFonts w:ascii="Cambria Math" w:hAnsi="Cambria Math"/>
              </w:rPr>
              <m:t>ext</m:t>
            </m:r>
          </m:sup>
        </m:sSup>
      </m:oMath>
      <w:r w:rsidR="00046876">
        <w:t xml:space="preserve"> </w:t>
      </w:r>
      <w:r>
        <w:t>a na interní (časově plánované) události interní přechodovou funkcí</w:t>
      </w:r>
      <w:r w:rsidR="00046876">
        <w:t xml:space="preserve"> </w:t>
      </w:r>
      <m:oMath>
        <m:sSup>
          <m:sSupPr>
            <m:ctrlPr>
              <w:rPr>
                <w:rFonts w:ascii="Cambria Math" w:hAnsi="Cambria Math"/>
                <w:i/>
              </w:rPr>
            </m:ctrlPr>
          </m:sSupPr>
          <m:e>
            <m:r>
              <w:rPr>
                <w:rFonts w:ascii="Cambria Math" w:hAnsi="Cambria Math"/>
              </w:rPr>
              <m:t>δ</m:t>
            </m:r>
          </m:e>
          <m:sup>
            <m:r>
              <w:rPr>
                <w:rFonts w:ascii="Cambria Math" w:hAnsi="Cambria Math"/>
              </w:rPr>
              <m:t>int</m:t>
            </m:r>
          </m:sup>
        </m:sSup>
      </m:oMath>
      <w:r>
        <w:t xml:space="preserve">. Výstup systému (resp. komponenty) je závislý pouze na stavu systému (resp. komponenty). </w:t>
      </w:r>
      <w:r w:rsidR="00105479">
        <w:t>F</w:t>
      </w:r>
      <w:r>
        <w:t xml:space="preserve">ormální popis atomického DEVS dle </w:t>
      </w:r>
      <w:sdt>
        <w:sdtPr>
          <w:id w:val="14022390"/>
          <w:citation/>
        </w:sdtPr>
        <w:sdtContent>
          <w:fldSimple w:instr=" CITATION Jan \l 1029  ">
            <w:r w:rsidR="001A6348">
              <w:rPr>
                <w:noProof/>
              </w:rPr>
              <w:t>(11)</w:t>
            </w:r>
          </w:fldSimple>
        </w:sdtContent>
      </w:sdt>
      <w:r>
        <w:t xml:space="preserve"> je struktura</w:t>
      </w:r>
    </w:p>
    <w:p w:rsidR="00A52A9D" w:rsidRDefault="00A52A9D" w:rsidP="00A52A9D">
      <w:pPr>
        <w:pStyle w:val="Odstavecdal"/>
      </w:pPr>
      <m:oMathPara>
        <m:oMath>
          <m:r>
            <w:rPr>
              <w:rFonts w:ascii="Cambria Math" w:hAnsi="Cambria Math"/>
            </w:rPr>
            <m:t>M=</m:t>
          </m:r>
          <m:d>
            <m:dPr>
              <m:ctrlPr>
                <w:rPr>
                  <w:rFonts w:ascii="Cambria Math" w:hAnsi="Cambria Math"/>
                  <w:i/>
                </w:rPr>
              </m:ctrlPr>
            </m:dPr>
            <m:e>
              <m:r>
                <w:rPr>
                  <w:rFonts w:ascii="Cambria Math" w:hAnsi="Cambria Math"/>
                </w:rPr>
                <m:t xml:space="preserve">X, S, Y, </m:t>
              </m:r>
              <m:sSub>
                <m:sSubPr>
                  <m:ctrlPr>
                    <w:rPr>
                      <w:rFonts w:ascii="Cambria Math" w:hAnsi="Cambria Math"/>
                      <w:i/>
                    </w:rPr>
                  </m:ctrlPr>
                </m:sSubPr>
                <m:e>
                  <m:r>
                    <w:rPr>
                      <w:rFonts w:ascii="Cambria Math" w:hAnsi="Cambria Math"/>
                    </w:rPr>
                    <m:t>δ</m:t>
                  </m:r>
                </m:e>
                <m:sub>
                  <m:r>
                    <w:rPr>
                      <w:rFonts w:ascii="Cambria Math" w:hAnsi="Cambria Math"/>
                    </w:rPr>
                    <m:t>int</m:t>
                  </m:r>
                </m:sub>
              </m:sSub>
              <m:r>
                <w:rPr>
                  <w:rFonts w:ascii="Cambria Math"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ext</m:t>
                  </m:r>
                </m:sub>
              </m:sSub>
              <m:r>
                <w:rPr>
                  <w:rFonts w:ascii="Cambria Math" w:hAnsi="Cambria Math"/>
                </w:rPr>
                <m:t xml:space="preserve">, λ, ta, </m:t>
              </m:r>
              <m:sSub>
                <m:sSubPr>
                  <m:ctrlPr>
                    <w:rPr>
                      <w:rFonts w:ascii="Cambria Math" w:hAnsi="Cambria Math"/>
                      <w:i/>
                    </w:rPr>
                  </m:ctrlPr>
                </m:sSubPr>
                <m:e>
                  <m:r>
                    <w:rPr>
                      <w:rFonts w:ascii="Cambria Math" w:hAnsi="Cambria Math"/>
                    </w:rPr>
                    <m:t>s</m:t>
                  </m:r>
                </m:e>
                <m:sub>
                  <m:r>
                    <w:rPr>
                      <w:rFonts w:ascii="Cambria Math" w:hAnsi="Cambria Math"/>
                    </w:rPr>
                    <m:t>0</m:t>
                  </m:r>
                </m:sub>
              </m:sSub>
            </m:e>
          </m:d>
        </m:oMath>
      </m:oMathPara>
    </w:p>
    <w:p w:rsidR="00A52A9D" w:rsidRDefault="00A52A9D" w:rsidP="00A52A9D">
      <w:pPr>
        <w:pStyle w:val="Odstavecdal"/>
      </w:pPr>
      <w:r>
        <w:t>kde</w:t>
      </w:r>
    </w:p>
    <w:p w:rsidR="00A52A9D" w:rsidRDefault="00A52A9D" w:rsidP="00A52A9D">
      <w:pPr>
        <w:pStyle w:val="Odstavecdal"/>
        <w:numPr>
          <w:ilvl w:val="0"/>
          <w:numId w:val="8"/>
        </w:numPr>
      </w:pPr>
      <m:oMath>
        <m:r>
          <w:rPr>
            <w:rFonts w:ascii="Cambria Math" w:hAnsi="Cambria Math"/>
          </w:rPr>
          <m:t>X</m:t>
        </m:r>
      </m:oMath>
      <w:r>
        <w:t xml:space="preserve"> - množina vstupních hodnot (událostí)</w:t>
      </w:r>
    </w:p>
    <w:p w:rsidR="00A52A9D" w:rsidRDefault="00A52A9D" w:rsidP="00A52A9D">
      <w:pPr>
        <w:pStyle w:val="Odstavecdal"/>
        <w:numPr>
          <w:ilvl w:val="0"/>
          <w:numId w:val="8"/>
        </w:numPr>
      </w:pPr>
      <w:r>
        <w:t>S - množina všech stavů systému</w:t>
      </w:r>
    </w:p>
    <w:p w:rsidR="00A52A9D" w:rsidRDefault="00A52A9D" w:rsidP="00A52A9D">
      <w:pPr>
        <w:pStyle w:val="Odstavecdal"/>
        <w:numPr>
          <w:ilvl w:val="0"/>
          <w:numId w:val="8"/>
        </w:numPr>
      </w:pPr>
      <m:oMath>
        <m:r>
          <w:rPr>
            <w:rFonts w:ascii="Cambria Math" w:hAnsi="Cambria Math"/>
          </w:rPr>
          <m:t>Y</m:t>
        </m:r>
      </m:oMath>
      <w:r>
        <w:t xml:space="preserve"> - množina výstupních hodnot (událostí)</w:t>
      </w:r>
    </w:p>
    <w:p w:rsidR="00A52A9D" w:rsidRDefault="001942F5" w:rsidP="00A52A9D">
      <w:pPr>
        <w:pStyle w:val="Odstavecdal"/>
        <w:numPr>
          <w:ilvl w:val="0"/>
          <w:numId w:val="8"/>
        </w:numPr>
      </w:pPr>
      <m:oMath>
        <m:sSub>
          <m:sSubPr>
            <m:ctrlPr>
              <w:rPr>
                <w:rFonts w:ascii="Cambria Math" w:hAnsi="Cambria Math"/>
                <w:i/>
              </w:rPr>
            </m:ctrlPr>
          </m:sSubPr>
          <m:e>
            <m:r>
              <w:rPr>
                <w:rFonts w:ascii="Cambria Math" w:hAnsi="Cambria Math"/>
              </w:rPr>
              <m:t>δ</m:t>
            </m:r>
          </m:e>
          <m:sub>
            <m:r>
              <w:rPr>
                <w:rFonts w:ascii="Cambria Math" w:hAnsi="Cambria Math"/>
              </w:rPr>
              <m:t xml:space="preserve">int </m:t>
            </m:r>
          </m:sub>
        </m:sSub>
        <m:r>
          <w:rPr>
            <w:rFonts w:ascii="Cambria Math" w:hAnsi="Cambria Math"/>
          </w:rPr>
          <m:t>:S→S</m:t>
        </m:r>
      </m:oMath>
      <w:r w:rsidR="00A52A9D">
        <w:t xml:space="preserve"> je interní přechodová funkce</w:t>
      </w:r>
    </w:p>
    <w:p w:rsidR="00A52A9D" w:rsidRDefault="001942F5" w:rsidP="00A52A9D">
      <w:pPr>
        <w:pStyle w:val="Odstavecdal"/>
        <w:numPr>
          <w:ilvl w:val="0"/>
          <w:numId w:val="8"/>
        </w:numPr>
      </w:pPr>
      <m:oMath>
        <m:sSub>
          <m:sSubPr>
            <m:ctrlPr>
              <w:rPr>
                <w:rFonts w:ascii="Cambria Math" w:hAnsi="Cambria Math"/>
                <w:i/>
              </w:rPr>
            </m:ctrlPr>
          </m:sSubPr>
          <m:e>
            <m:r>
              <w:rPr>
                <w:rFonts w:ascii="Cambria Math" w:hAnsi="Cambria Math"/>
              </w:rPr>
              <m:t>δ</m:t>
            </m:r>
          </m:e>
          <m:sub>
            <m:r>
              <w:rPr>
                <w:rFonts w:ascii="Cambria Math" w:hAnsi="Cambria Math"/>
              </w:rPr>
              <m:t xml:space="preserve">ext </m:t>
            </m:r>
          </m:sub>
        </m:sSub>
        <m:r>
          <w:rPr>
            <w:rFonts w:ascii="Cambria Math" w:hAnsi="Cambria Math"/>
          </w:rPr>
          <m:t>:Q×X→S</m:t>
        </m:r>
      </m:oMath>
      <w:r w:rsidR="00A52A9D">
        <w:t xml:space="preserve"> je externí přechodová funkce, kde </w:t>
      </w:r>
      <m:oMath>
        <m:r>
          <w:rPr>
            <w:rFonts w:ascii="Cambria Math" w:hAnsi="Cambria Math"/>
          </w:rPr>
          <m:t>Q=</m:t>
        </m:r>
        <m:r>
          <w:rPr>
            <w:rFonts w:ascii="Cambria Math" w:hAnsi="Cambria Math"/>
            <w:lang w:val="en-US"/>
          </w:rPr>
          <m:t>{(s,</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r>
          <w:rPr>
            <w:rFonts w:ascii="Cambria Math" w:hAnsi="Cambria Math"/>
          </w:rPr>
          <m:t>s∈S, 0≤</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rPr>
          <m:t>≤ta(s)</m:t>
        </m:r>
        <m:r>
          <w:rPr>
            <w:rFonts w:ascii="Cambria Math" w:hAnsi="Cambria Math"/>
            <w:lang w:val="en-US"/>
          </w:rPr>
          <m:t>}</m:t>
        </m:r>
      </m:oMath>
      <w:r w:rsidR="00A52A9D">
        <w:t xml:space="preserve"> je množina totálních stavů a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oMath>
      <w:r w:rsidR="00A52A9D">
        <w:rPr>
          <w:lang w:val="en-US"/>
        </w:rPr>
        <w:t xml:space="preserve"> (elapsed time) </w:t>
      </w:r>
      <w:r w:rsidR="00A52A9D">
        <w:t>je uplynulý čas od poslední události (vnitřní i vnější)</w:t>
      </w:r>
    </w:p>
    <w:p w:rsidR="00A52A9D" w:rsidRDefault="00A52A9D" w:rsidP="00A52A9D">
      <w:pPr>
        <w:pStyle w:val="Odstavecdal"/>
        <w:numPr>
          <w:ilvl w:val="0"/>
          <w:numId w:val="8"/>
        </w:numPr>
      </w:pPr>
      <m:oMath>
        <m:r>
          <w:rPr>
            <w:rFonts w:ascii="Cambria Math" w:hAnsi="Cambria Math"/>
          </w:rPr>
          <m:t>λ :S→Y∪</m:t>
        </m:r>
        <m:r>
          <w:rPr>
            <w:rFonts w:ascii="Cambria Math" w:hAnsi="Cambria Math"/>
            <w:lang w:val="en-US"/>
          </w:rPr>
          <m:t>{e}</m:t>
        </m:r>
      </m:oMath>
      <w:r>
        <w:t xml:space="preserve"> je interní výstupní funkce, kde </w:t>
      </w:r>
      <m:oMath>
        <m:r>
          <w:rPr>
            <w:rFonts w:ascii="Cambria Math" w:hAnsi="Cambria Math"/>
          </w:rPr>
          <m:t>e</m:t>
        </m:r>
      </m:oMath>
      <w:r>
        <w:t xml:space="preserve"> je prázdná událost</w:t>
      </w:r>
    </w:p>
    <w:p w:rsidR="00A52A9D" w:rsidRDefault="00A52A9D" w:rsidP="00A52A9D">
      <w:pPr>
        <w:pStyle w:val="Odstavecdal"/>
        <w:numPr>
          <w:ilvl w:val="0"/>
          <w:numId w:val="8"/>
        </w:numPr>
      </w:pPr>
      <m:oMath>
        <m:r>
          <w:rPr>
            <w:rFonts w:ascii="Cambria Math" w:hAnsi="Cambria Math"/>
          </w:rPr>
          <m:t>ta:S→</m:t>
        </m:r>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m:t>
            </m:r>
          </m:sup>
        </m:sSubSup>
      </m:oMath>
      <w:r>
        <w:t xml:space="preserve"> je funkce posuvu času (time advance function), kterou je při přechodu do nového stavu nastavena interní událost za daný čas</w:t>
      </w:r>
    </w:p>
    <w:p w:rsidR="00A52A9D" w:rsidRPr="000F01B0" w:rsidRDefault="001942F5" w:rsidP="00A52A9D">
      <w:pPr>
        <w:pStyle w:val="Odstavecdal"/>
        <w:numPr>
          <w:ilvl w:val="0"/>
          <w:numId w:val="8"/>
        </w:numPr>
      </w:pPr>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∈S</m:t>
        </m:r>
      </m:oMath>
      <w:r w:rsidR="00A52A9D">
        <w:t xml:space="preserve"> - počáteční stav systému</w:t>
      </w:r>
    </w:p>
    <w:p w:rsidR="00A52A9D" w:rsidRDefault="00A52A9D" w:rsidP="00A52A9D">
      <w:pPr>
        <w:pStyle w:val="Odstavecdal"/>
      </w:pPr>
      <w:r>
        <w:lastRenderedPageBreak/>
        <w:t xml:space="preserve">Interpretace formalismu je poté následující: Systém se nachází ve stavu </w:t>
      </w:r>
      <m:oMath>
        <m:r>
          <w:rPr>
            <w:rFonts w:ascii="Cambria Math" w:hAnsi="Cambria Math"/>
          </w:rPr>
          <m:t>s</m:t>
        </m:r>
      </m:oMath>
      <w:r>
        <w:t xml:space="preserve">. Pokud nenastane žádná externí událost </w:t>
      </w:r>
      <m:oMath>
        <m:r>
          <w:rPr>
            <w:rFonts w:ascii="Cambria Math" w:hAnsi="Cambria Math"/>
          </w:rPr>
          <m:t>x∈X</m:t>
        </m:r>
      </m:oMath>
      <w:r>
        <w:t xml:space="preserve">, systém zůstává ve stavu </w:t>
      </w:r>
      <m:oMath>
        <m:r>
          <w:rPr>
            <w:rFonts w:ascii="Cambria Math" w:hAnsi="Cambria Math"/>
          </w:rPr>
          <m:t>s</m:t>
        </m:r>
      </m:oMath>
      <w:r>
        <w:t xml:space="preserve"> po dobu definovanou </w:t>
      </w:r>
      <m:oMath>
        <m:r>
          <w:rPr>
            <w:rFonts w:ascii="Cambria Math" w:hAnsi="Cambria Math"/>
          </w:rPr>
          <m:t>ta(s)</m:t>
        </m:r>
      </m:oMath>
      <w:r>
        <w:t xml:space="preserve">. Při uplynutí času </w:t>
      </w:r>
      <m:oMath>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=ta(s)</m:t>
        </m:r>
      </m:oMath>
      <w:r>
        <w:t xml:space="preserve"> nastane vnitřní událost a provede se vnitřní přechodová funkce </w:t>
      </w:r>
      <m:oMath>
        <m:sSub>
          <m:sSubPr>
            <m:ctrlPr>
              <w:rPr>
                <w:rFonts w:ascii="Cambria Math" w:hAnsi="Cambria Math"/>
                <w:i/>
              </w:rPr>
            </m:ctrlPr>
          </m:sSubPr>
          <m:e>
            <m:r>
              <w:rPr>
                <w:rFonts w:ascii="Cambria Math" w:hAnsi="Cambria Math"/>
              </w:rPr>
              <m:t>δ</m:t>
            </m:r>
          </m:e>
          <m:sub>
            <m:r>
              <w:rPr>
                <w:rFonts w:ascii="Cambria Math" w:hAnsi="Cambria Math"/>
              </w:rPr>
              <m:t xml:space="preserve">int </m:t>
            </m:r>
          </m:sub>
        </m:sSub>
        <m:r>
          <w:rPr>
            <w:rFonts w:ascii="Cambria Math" w:hAnsi="Cambria Math"/>
          </w:rPr>
          <m:t>(s)</m:t>
        </m:r>
      </m:oMath>
      <w:r>
        <w:t xml:space="preserve"> a současně se vygeneruje výstupní hodnota pomocí výstupní funkce </w:t>
      </w:r>
      <m:oMath>
        <m:r>
          <w:rPr>
            <w:rFonts w:ascii="Cambria Math" w:hAnsi="Cambria Math"/>
          </w:rPr>
          <m:t>λ(s)</m:t>
        </m:r>
      </m:oMath>
      <w:r>
        <w:t xml:space="preserve">. Pokud nastane externí událost </w:t>
      </w:r>
      <m:oMath>
        <m:r>
          <w:rPr>
            <w:rFonts w:ascii="Cambria Math" w:hAnsi="Cambria Math"/>
          </w:rPr>
          <m:t>x∈X</m:t>
        </m:r>
      </m:oMath>
      <w:r>
        <w:t xml:space="preserve"> před uplynutím doby </w:t>
      </w:r>
      <m:oMath>
        <m:r>
          <w:rPr>
            <w:rFonts w:ascii="Cambria Math" w:hAnsi="Cambria Math"/>
          </w:rPr>
          <m:t>ta(s)</m:t>
        </m:r>
      </m:oMath>
      <w:r>
        <w:t xml:space="preserve">, systém okamžitě přejde do stavu </w:t>
      </w:r>
      <m:oMath>
        <m:sSub>
          <m:sSubPr>
            <m:ctrlPr>
              <w:rPr>
                <w:rFonts w:ascii="Cambria Math" w:hAnsi="Cambria Math"/>
                <w:i/>
              </w:rPr>
            </m:ctrlPr>
          </m:sSubPr>
          <m:e>
            <m:r>
              <w:rPr>
                <w:rFonts w:ascii="Cambria Math" w:hAnsi="Cambria Math"/>
              </w:rPr>
              <m:t>s</m:t>
            </m:r>
          </m:e>
          <m:sub>
            <m:r>
              <w:rPr>
                <w:rFonts w:ascii="Cambria Math" w:hAnsi="Cambria Math"/>
              </w:rPr>
              <m:t>new</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 xml:space="preserve">ext </m:t>
            </m:r>
          </m:sub>
        </m:sSub>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,x)</m:t>
        </m:r>
      </m:oMath>
      <w:r>
        <w:t xml:space="preserve">. Při kolizi interní a externí události, čili v uplynulém čase </w:t>
      </w:r>
      <m:oMath>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=ta(s)</m:t>
        </m:r>
      </m:oMath>
      <w:r>
        <w:t xml:space="preserve">, má vždy přednost externí událost a interní událost se ignoruje. </w:t>
      </w:r>
      <w:sdt>
        <w:sdtPr>
          <w:id w:val="14022445"/>
          <w:citation/>
        </w:sdtPr>
        <w:sdtContent>
          <w:fldSimple w:instr=" CITATION Jan \l 1029 ">
            <w:r w:rsidR="001A6348">
              <w:rPr>
                <w:noProof/>
              </w:rPr>
              <w:t>(11)</w:t>
            </w:r>
          </w:fldSimple>
        </w:sdtContent>
      </w:sdt>
    </w:p>
    <w:p w:rsidR="00A52A9D" w:rsidRDefault="00A52A9D" w:rsidP="00A52A9D">
      <w:pPr>
        <w:pStyle w:val="Odstavecdal"/>
      </w:pPr>
      <w:r>
        <w:t xml:space="preserve">To byla definice atomického DEVS. Systémy jsou obvykle složeny z více subsystémů (komponent), které </w:t>
      </w:r>
      <w:r w:rsidR="007766B5">
        <w:t xml:space="preserve">spolu interagují pomocí vstupních a výstupních portů (viz. </w:t>
      </w:r>
      <w:r w:rsidR="001942F5">
        <w:fldChar w:fldCharType="begin"/>
      </w:r>
      <w:r w:rsidR="007766B5">
        <w:instrText xml:space="preserve"> REF _Ref345371419 \h </w:instrText>
      </w:r>
      <w:r w:rsidR="001942F5">
        <w:fldChar w:fldCharType="separate"/>
      </w:r>
      <w:r w:rsidR="00C11D5F">
        <w:t xml:space="preserve">Obrázek </w:t>
      </w:r>
      <w:r w:rsidR="00C11D5F">
        <w:rPr>
          <w:noProof/>
        </w:rPr>
        <w:t>4</w:t>
      </w:r>
      <w:r w:rsidR="00C11D5F">
        <w:t>.</w:t>
      </w:r>
      <w:r w:rsidR="00C11D5F">
        <w:rPr>
          <w:noProof/>
        </w:rPr>
        <w:t>3</w:t>
      </w:r>
      <w:r w:rsidR="001942F5">
        <w:fldChar w:fldCharType="end"/>
      </w:r>
      <w:r w:rsidR="007766B5">
        <w:t>), přičemž</w:t>
      </w:r>
      <w:r>
        <w:t xml:space="preserve"> stav celého systému je dán stavem jednotlivých subsystémů</w:t>
      </w:r>
      <w:r w:rsidR="007766B5">
        <w:t>.</w:t>
      </w:r>
      <w:r>
        <w:t xml:space="preserve"> Při implementaci těchto složených systémů často množinu stavů a množiny vstupních a výstupních událostí obvykle specifikujeme jako strukturované množiny, což nám umožní používat </w:t>
      </w:r>
      <w:r w:rsidR="007766B5">
        <w:t xml:space="preserve">libovolný konečný počet vstupních, </w:t>
      </w:r>
      <w:r>
        <w:t xml:space="preserve">výstupních portů a stavových proměnných. Strukturovaná množina obsahuje n-tice složek stavu nebo události, kde složka odpovídá dílčímu stavu (resp. události) v dílčí komponentě </w:t>
      </w:r>
      <w:r>
        <w:rPr>
          <w:sz w:val="24"/>
        </w:rPr>
        <w:t>(</w:t>
      </w:r>
      <w:r>
        <w:t xml:space="preserve">resp. portu). Předcházející definice </w:t>
      </w:r>
      <w:r w:rsidR="003F46DE">
        <w:t>základního DEVS formalismu (</w:t>
      </w:r>
      <w:r>
        <w:t>atomické komponenty</w:t>
      </w:r>
      <w:r w:rsidR="003F46DE">
        <w:t xml:space="preserve">) </w:t>
      </w:r>
      <w:r>
        <w:t xml:space="preserve">je potom obohacena o množinu vstupních a výstupních portů. Spojovaný model je definován propojením submodelů (atomické nebo spojované modely) a vzniká nám tak možnost </w:t>
      </w:r>
      <w:r>
        <w:rPr>
          <w:i/>
        </w:rPr>
        <w:t>hierarchického modelování</w:t>
      </w:r>
      <w:r w:rsidR="00314E99">
        <w:t>, z čeho</w:t>
      </w:r>
      <w:r w:rsidR="00653D3C">
        <w:t>ž</w:t>
      </w:r>
      <w:r w:rsidR="00314E99">
        <w:t xml:space="preserve"> plyne, že množina DEVS je uzavřena vůči skládání. </w:t>
      </w:r>
      <w:r>
        <w:t xml:space="preserve">Spojovaný model je dle </w:t>
      </w:r>
      <w:sdt>
        <w:sdtPr>
          <w:id w:val="14022434"/>
          <w:citation/>
        </w:sdtPr>
        <w:sdtContent>
          <w:fldSimple w:instr=" CITATION Jan \l 1029 ">
            <w:r w:rsidR="001A6348">
              <w:rPr>
                <w:noProof/>
              </w:rPr>
              <w:t>(11)</w:t>
            </w:r>
          </w:fldSimple>
        </w:sdtContent>
      </w:sdt>
      <w:r>
        <w:t xml:space="preserve"> formálně definován strukturou</w:t>
      </w:r>
    </w:p>
    <w:p w:rsidR="00A52A9D" w:rsidRPr="007B3212" w:rsidRDefault="00A52A9D" w:rsidP="00A52A9D">
      <w:pPr>
        <w:pStyle w:val="Odstavecdal"/>
        <w:rPr>
          <w:i/>
        </w:rPr>
      </w:pPr>
      <m:oMathPara>
        <m:oMath>
          <m:r>
            <w:rPr>
              <w:rFonts w:ascii="Cambria Math" w:hAnsi="Cambria Math"/>
            </w:rPr>
            <m:t>CM=</m:t>
          </m:r>
          <m:d>
            <m:dPr>
              <m:ctrlPr>
                <w:rPr>
                  <w:rFonts w:ascii="Cambria Math" w:hAnsi="Cambria Math"/>
                  <w:i/>
                </w:rPr>
              </m:ctrlPr>
            </m:dPr>
            <m:e>
              <m:r>
                <w:rPr>
                  <w:rFonts w:ascii="Cambria Math" w:hAnsi="Cambria Math"/>
                </w:rPr>
                <m:t>X,Y,D,</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i</m:t>
                      </m:r>
                    </m:sub>
                  </m:sSub>
                </m:e>
              </m:d>
              <m:r>
                <w:rPr>
                  <w:rFonts w:ascii="Cambria Math" w:hAnsi="Cambria Math"/>
                </w:rPr>
                <m:t xml:space="preserve"> EIC, EOC, IC, select</m:t>
              </m:r>
            </m:e>
          </m:d>
        </m:oMath>
      </m:oMathPara>
    </w:p>
    <w:p w:rsidR="00A52A9D" w:rsidRDefault="00A52A9D" w:rsidP="00A52A9D">
      <w:pPr>
        <w:pStyle w:val="Odstavecdal"/>
      </w:pPr>
      <w:r>
        <w:t>kde</w:t>
      </w:r>
    </w:p>
    <w:p w:rsidR="00A52A9D" w:rsidRDefault="00A52A9D" w:rsidP="00A52A9D">
      <w:pPr>
        <w:pStyle w:val="Odstavecdal"/>
        <w:numPr>
          <w:ilvl w:val="0"/>
          <w:numId w:val="10"/>
        </w:numPr>
      </w:pPr>
      <m:oMath>
        <m:r>
          <w:rPr>
            <w:rFonts w:ascii="Cambria Math" w:hAnsi="Cambria Math"/>
          </w:rPr>
          <m:t>X</m:t>
        </m:r>
      </m:oMath>
      <w:r>
        <w:t xml:space="preserve"> a </w:t>
      </w:r>
      <m:oMath>
        <m:r>
          <w:rPr>
            <w:rFonts w:ascii="Cambria Math" w:hAnsi="Cambria Math"/>
          </w:rPr>
          <m:t>Y</m:t>
        </m:r>
      </m:oMath>
      <w:r>
        <w:t xml:space="preserve"> jsou množiny vstupních a výstupních hodnot (událostí),</w:t>
      </w:r>
    </w:p>
    <w:p w:rsidR="00A52A9D" w:rsidRDefault="00A52A9D" w:rsidP="00A52A9D">
      <w:pPr>
        <w:pStyle w:val="Odstavecdal"/>
        <w:numPr>
          <w:ilvl w:val="0"/>
          <w:numId w:val="10"/>
        </w:numPr>
      </w:pPr>
      <m:oMath>
        <m:r>
          <w:rPr>
            <w:rFonts w:ascii="Cambria Math" w:hAnsi="Cambria Math"/>
          </w:rPr>
          <m:t>D</m:t>
        </m:r>
      </m:oMath>
      <w:r>
        <w:t xml:space="preserve"> je neprázdná konečná množina jmen komponent,</w:t>
      </w:r>
    </w:p>
    <w:p w:rsidR="00A52A9D" w:rsidRDefault="001942F5" w:rsidP="00A52A9D">
      <w:pPr>
        <w:pStyle w:val="Odstavecdal"/>
        <w:numPr>
          <w:ilvl w:val="0"/>
          <w:numId w:val="10"/>
        </w:numPr>
      </w:pP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i</m:t>
                </m:r>
              </m:sub>
            </m:sSub>
          </m:e>
        </m:d>
      </m:oMath>
      <w:r w:rsidR="00A52A9D">
        <w:rPr>
          <w:lang w:val="en-US"/>
        </w:rPr>
        <w:t xml:space="preserve"> </w:t>
      </w:r>
      <w:r w:rsidR="00A52A9D" w:rsidRPr="005057DE">
        <w:t>je množina komponent</w:t>
      </w:r>
      <w:r w:rsidR="00A52A9D">
        <w:t xml:space="preserve">, pro každé </w:t>
      </w:r>
      <m:oMath>
        <m:r>
          <w:rPr>
            <w:rFonts w:ascii="Cambria Math" w:hAnsi="Cambria Math"/>
          </w:rPr>
          <m:t>i∈D</m:t>
        </m:r>
      </m:oMath>
      <w:r w:rsidR="00A52A9D">
        <w:t xml:space="preserve"> je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A52A9D">
        <w:t xml:space="preserve"> atomický nebo spojovaný model,</w:t>
      </w:r>
    </w:p>
    <w:p w:rsidR="00A52A9D" w:rsidRDefault="00A52A9D" w:rsidP="00A52A9D">
      <w:pPr>
        <w:pStyle w:val="Odstavecdal"/>
        <w:numPr>
          <w:ilvl w:val="0"/>
          <w:numId w:val="10"/>
        </w:numPr>
      </w:pPr>
      <m:oMath>
        <m:r>
          <w:rPr>
            <w:rFonts w:ascii="Cambria Math" w:hAnsi="Cambria Math"/>
          </w:rPr>
          <m:t>EIC ⊆X×(</m:t>
        </m:r>
        <m:nary>
          <m:naryPr>
            <m:chr m:val="⋃"/>
            <m:limLoc m:val="subSup"/>
            <m:supHide m:val="on"/>
            <m:ctrlPr>
              <w:rPr>
                <w:rFonts w:ascii="Cambria Math" w:hAnsi="Cambria Math"/>
                <w:i/>
              </w:rPr>
            </m:ctrlPr>
          </m:naryPr>
          <m:sub>
            <m:r>
              <w:rPr>
                <w:rFonts w:ascii="Cambria Math" w:hAnsi="Cambria Math"/>
              </w:rPr>
              <m:t>i∈D</m:t>
            </m:r>
          </m:sub>
          <m:sup/>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.X)</m:t>
            </m:r>
          </m:e>
        </m:nary>
      </m:oMath>
      <w:r>
        <w:t xml:space="preserve"> množina připojení externího vstupu</w:t>
      </w:r>
    </w:p>
    <w:p w:rsidR="00A52A9D" w:rsidRDefault="00A52A9D" w:rsidP="00A52A9D">
      <w:pPr>
        <w:pStyle w:val="Odstavecdal"/>
        <w:numPr>
          <w:ilvl w:val="0"/>
          <w:numId w:val="10"/>
        </w:numPr>
      </w:pPr>
      <m:oMath>
        <m:r>
          <w:rPr>
            <w:rFonts w:ascii="Cambria Math" w:hAnsi="Cambria Math"/>
          </w:rPr>
          <m:t>EOC ⊆(</m:t>
        </m:r>
        <m:nary>
          <m:naryPr>
            <m:chr m:val="⋃"/>
            <m:limLoc m:val="subSup"/>
            <m:supHide m:val="on"/>
            <m:ctrlPr>
              <w:rPr>
                <w:rFonts w:ascii="Cambria Math" w:hAnsi="Cambria Math"/>
                <w:i/>
              </w:rPr>
            </m:ctrlPr>
          </m:naryPr>
          <m:sub>
            <m:r>
              <w:rPr>
                <w:rFonts w:ascii="Cambria Math" w:hAnsi="Cambria Math"/>
              </w:rPr>
              <m:t>i∈D</m:t>
            </m:r>
          </m:sub>
          <m:sup/>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.Y)</m:t>
            </m:r>
          </m:e>
        </m:nary>
        <m:r>
          <w:rPr>
            <w:rFonts w:ascii="Cambria Math" w:hAnsi="Cambria Math"/>
          </w:rPr>
          <m:t>×Y</m:t>
        </m:r>
      </m:oMath>
      <w:r>
        <w:t xml:space="preserve"> množina připojení externího výstupu</w:t>
      </w:r>
    </w:p>
    <w:p w:rsidR="00A52A9D" w:rsidRDefault="00A52A9D" w:rsidP="00A52A9D">
      <w:pPr>
        <w:pStyle w:val="Odstavecdal"/>
        <w:numPr>
          <w:ilvl w:val="0"/>
          <w:numId w:val="10"/>
        </w:numPr>
      </w:pPr>
      <m:oMath>
        <m:r>
          <w:rPr>
            <w:rFonts w:ascii="Cambria Math" w:hAnsi="Cambria Math"/>
          </w:rPr>
          <m:t>IC ⊆(</m:t>
        </m:r>
        <m:nary>
          <m:naryPr>
            <m:chr m:val="⋃"/>
            <m:limLoc m:val="subSup"/>
            <m:supHide m:val="on"/>
            <m:ctrlPr>
              <w:rPr>
                <w:rFonts w:ascii="Cambria Math" w:hAnsi="Cambria Math"/>
                <w:i/>
              </w:rPr>
            </m:ctrlPr>
          </m:naryPr>
          <m:sub>
            <m:r>
              <w:rPr>
                <w:rFonts w:ascii="Cambria Math" w:hAnsi="Cambria Math"/>
              </w:rPr>
              <m:t>i∈D</m:t>
            </m:r>
          </m:sub>
          <m:sup/>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.Y)</m:t>
            </m:r>
          </m:e>
        </m:nary>
        <m:r>
          <w:rPr>
            <w:rFonts w:ascii="Cambria Math" w:hAnsi="Cambria Math"/>
          </w:rPr>
          <m:t>×(</m:t>
        </m:r>
        <m:nary>
          <m:naryPr>
            <m:chr m:val="⋃"/>
            <m:limLoc m:val="subSup"/>
            <m:supHide m:val="on"/>
            <m:ctrlPr>
              <w:rPr>
                <w:rFonts w:ascii="Cambria Math" w:hAnsi="Cambria Math"/>
                <w:i/>
              </w:rPr>
            </m:ctrlPr>
          </m:naryPr>
          <m:sub>
            <m:r>
              <w:rPr>
                <w:rFonts w:ascii="Cambria Math" w:hAnsi="Cambria Math"/>
              </w:rPr>
              <m:t>i∈D</m:t>
            </m:r>
          </m:sub>
          <m:sup/>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.X)</m:t>
            </m:r>
          </m:e>
        </m:nary>
      </m:oMath>
      <w:r>
        <w:t xml:space="preserve"> množina interních propojení komponent</w:t>
      </w:r>
    </w:p>
    <w:p w:rsidR="00A52A9D" w:rsidRDefault="00A52A9D" w:rsidP="00A52A9D">
      <w:pPr>
        <w:pStyle w:val="Odstavecdal"/>
        <w:numPr>
          <w:ilvl w:val="0"/>
          <w:numId w:val="10"/>
        </w:numPr>
      </w:pPr>
      <m:oMath>
        <m:r>
          <w:rPr>
            <w:rFonts w:ascii="Cambria Math" w:hAnsi="Cambria Math"/>
          </w:rPr>
          <m:t>select:</m:t>
        </m:r>
        <m:sSup>
          <m:sSupPr>
            <m:ctrlPr>
              <w:rPr>
                <w:rFonts w:ascii="Cambria Math" w:hAnsi="Cambria Math"/>
                <w:i/>
              </w:rPr>
            </m:ctrlPr>
          </m:sSupPr>
          <m:e>
            <m:r>
              <w:rPr>
                <w:rFonts w:ascii="Cambria Math" w:hAnsi="Cambria Math"/>
              </w:rPr>
              <m:t>2</m:t>
            </m:r>
          </m:e>
          <m:sup>
            <m:r>
              <w:rPr>
                <w:rFonts w:ascii="Cambria Math" w:hAnsi="Cambria Math"/>
              </w:rPr>
              <m:t>D</m:t>
            </m:r>
          </m:sup>
        </m:sSup>
        <m:r>
          <w:rPr>
            <w:rFonts w:ascii="Cambria Math" w:hAnsi="Cambria Math"/>
          </w:rPr>
          <m:t>→D</m:t>
        </m:r>
      </m:oMath>
      <w:r>
        <w:t xml:space="preserve"> je funkce výběru z konfliktních komponent (při výskytu události ve stejný čas)</w:t>
      </w:r>
    </w:p>
    <w:p w:rsidR="00A52A9D" w:rsidRPr="00D40277" w:rsidRDefault="00A52A9D" w:rsidP="00A52A9D">
      <w:pPr>
        <w:pStyle w:val="Odstavecdal"/>
      </w:pPr>
      <w:r>
        <w:t xml:space="preserve">Dle definice je propojení komponent (vstupů a výstupů) realizováno </w:t>
      </w:r>
      <w:r w:rsidR="002A5F3E">
        <w:t>propojením událostí</w:t>
      </w:r>
      <w:r>
        <w:t xml:space="preserve">, avšak při použití portů jsou množiny strukturované a propojení je možné definovat mezi porty, kdy všechny události na port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jsou mapovány na stejné události na portu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w:t>
      </w:r>
      <w:sdt>
        <w:sdtPr>
          <w:id w:val="14022440"/>
          <w:citation/>
        </w:sdtPr>
        <w:sdtContent>
          <w:fldSimple w:instr=" CITATION Jan \l 1029  ">
            <w:r w:rsidR="001A6348">
              <w:rPr>
                <w:noProof/>
              </w:rPr>
              <w:t>(11)</w:t>
            </w:r>
          </w:fldSimple>
        </w:sdtContent>
      </w:sdt>
      <w:r w:rsidR="007766B5" w:rsidRPr="007766B5">
        <w:t xml:space="preserve"> </w:t>
      </w:r>
      <w:sdt>
        <w:sdtPr>
          <w:id w:val="14022439"/>
          <w:citation/>
        </w:sdtPr>
        <w:sdtContent>
          <w:fldSimple w:instr=" CITATION PPe11 \l 1029  ">
            <w:r w:rsidR="001A6348">
              <w:rPr>
                <w:noProof/>
              </w:rPr>
              <w:t>(12)</w:t>
            </w:r>
          </w:fldSimple>
        </w:sdtContent>
      </w:sdt>
    </w:p>
    <w:p w:rsidR="007140D3" w:rsidRDefault="007140D3" w:rsidP="007140D3">
      <w:pPr>
        <w:pStyle w:val="Odstavecdal"/>
        <w:keepNext/>
        <w:jc w:val="left"/>
      </w:pPr>
      <w:r>
        <w:rPr>
          <w:noProof/>
        </w:rPr>
        <w:lastRenderedPageBreak/>
        <w:drawing>
          <wp:inline distT="0" distB="0" distL="0" distR="0">
            <wp:extent cx="4286250" cy="3545319"/>
            <wp:effectExtent l="19050" t="0" r="0" b="0"/>
            <wp:docPr id="12" name="Obrázek 11" descr="Coupled_DEV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pled_DEVS.jpg"/>
                    <pic:cNvPicPr/>
                  </pic:nvPicPr>
                  <pic:blipFill>
                    <a:blip r:embed="rId20" cstate="print"/>
                    <a:stretch>
                      <a:fillRect/>
                    </a:stretch>
                  </pic:blipFill>
                  <pic:spPr>
                    <a:xfrm>
                      <a:off x="0" y="0"/>
                      <a:ext cx="4287463" cy="3546323"/>
                    </a:xfrm>
                    <a:prstGeom prst="rect">
                      <a:avLst/>
                    </a:prstGeom>
                  </pic:spPr>
                </pic:pic>
              </a:graphicData>
            </a:graphic>
          </wp:inline>
        </w:drawing>
      </w:r>
    </w:p>
    <w:p w:rsidR="00A52A9D" w:rsidRDefault="007140D3" w:rsidP="00FB7E8F">
      <w:pPr>
        <w:pStyle w:val="Titulek"/>
      </w:pPr>
      <w:bookmarkStart w:id="44" w:name="_Ref345371419"/>
      <w:r>
        <w:t xml:space="preserve">Obrázek </w:t>
      </w:r>
      <w:fldSimple w:instr=" STYLEREF 1 \s ">
        <w:r w:rsidR="00C11D5F">
          <w:rPr>
            <w:noProof/>
          </w:rPr>
          <w:t>4</w:t>
        </w:r>
      </w:fldSimple>
      <w:r w:rsidR="008E7150">
        <w:t>.</w:t>
      </w:r>
      <w:fldSimple w:instr=" SEQ Obrázek \* ARABIC \s 1 ">
        <w:r w:rsidR="00C11D5F">
          <w:rPr>
            <w:noProof/>
          </w:rPr>
          <w:t>3</w:t>
        </w:r>
      </w:fldSimple>
      <w:bookmarkEnd w:id="44"/>
      <w:r w:rsidR="008704FE">
        <w:t xml:space="preserve"> Hierarchický </w:t>
      </w:r>
      <w:r>
        <w:t>spojovaný model</w:t>
      </w:r>
      <w:r w:rsidR="008704FE">
        <w:t xml:space="preserve"> DEVS</w:t>
      </w:r>
      <w:r>
        <w:t>. Je zde naznačeno propojení komponent pomocí vstupních a výstupních portů</w:t>
      </w:r>
      <w:r w:rsidR="00E37A28">
        <w:t xml:space="preserve"> komponent. </w:t>
      </w:r>
      <w:r w:rsidR="009F0E91">
        <w:t xml:space="preserve">Dále je zde vidět možnost hierarchického skládání komponent. </w:t>
      </w:r>
      <w:r w:rsidR="00E37A28">
        <w:t xml:space="preserve">Převzato z </w:t>
      </w:r>
      <w:sdt>
        <w:sdtPr>
          <w:id w:val="14022508"/>
          <w:citation/>
        </w:sdtPr>
        <w:sdtContent>
          <w:fldSimple w:instr=" CITATION Jan \l 1029 ">
            <w:r w:rsidR="001A6348">
              <w:rPr>
                <w:noProof/>
              </w:rPr>
              <w:t>(11)</w:t>
            </w:r>
          </w:fldSimple>
        </w:sdtContent>
      </w:sdt>
      <w:r w:rsidR="00E37A28">
        <w:t>.</w:t>
      </w:r>
    </w:p>
    <w:p w:rsidR="001948C8" w:rsidRPr="000661B9" w:rsidRDefault="001948C8" w:rsidP="001948C8">
      <w:pPr>
        <w:pStyle w:val="Odstavecdal"/>
      </w:pPr>
      <w:r>
        <w:t>DEVS umožňuje simulaci modelu formou nadřazení simulátoru samotnému modelu v hierarchii</w:t>
      </w:r>
      <w:r w:rsidR="00141273">
        <w:t xml:space="preserve"> komponent</w:t>
      </w:r>
      <w:r>
        <w:t xml:space="preserve"> a propojením s jeho rozhraním. Lze tak simulovat celý model najednou, nebo pouze jeho části.</w:t>
      </w:r>
      <w:r w:rsidR="000661B9">
        <w:t xml:space="preserve"> Využívá se tzv. </w:t>
      </w:r>
      <w:r w:rsidR="000661B9">
        <w:rPr>
          <w:i/>
        </w:rPr>
        <w:t>Experimentální rámec</w:t>
      </w:r>
      <w:r w:rsidR="000661B9">
        <w:t>, který představuje zdrojový systém dat (reálné prostředí) a je napojen na vstupy a výstupy simulovaného modelu.</w:t>
      </w:r>
    </w:p>
    <w:p w:rsidR="001948C8" w:rsidRDefault="001948C8" w:rsidP="001948C8">
      <w:pPr>
        <w:pStyle w:val="Odstavecdal"/>
      </w:pPr>
      <w:r>
        <w:t xml:space="preserve">Při porovnání DEVS s OO přístupem lze dle </w:t>
      </w:r>
      <w:sdt>
        <w:sdtPr>
          <w:id w:val="101128228"/>
          <w:citation/>
        </w:sdtPr>
        <w:sdtContent>
          <w:fldSimple w:instr=" CITATION Jan \l 1029  ">
            <w:r w:rsidR="001A6348">
              <w:rPr>
                <w:noProof/>
              </w:rPr>
              <w:t>(11)</w:t>
            </w:r>
          </w:fldSimple>
        </w:sdtContent>
      </w:sdt>
      <w:r>
        <w:t xml:space="preserve"> zjistit následující vlastnosti:</w:t>
      </w:r>
    </w:p>
    <w:p w:rsidR="001948C8" w:rsidRDefault="001948C8" w:rsidP="001948C8">
      <w:pPr>
        <w:pStyle w:val="Odstavecdal"/>
        <w:numPr>
          <w:ilvl w:val="0"/>
          <w:numId w:val="5"/>
        </w:numPr>
      </w:pPr>
      <w:r>
        <w:t>OO zvládá dynamický vznik/zánik objektů, DEVS to řeší komplikovaně</w:t>
      </w:r>
    </w:p>
    <w:p w:rsidR="001948C8" w:rsidRDefault="001948C8" w:rsidP="001948C8">
      <w:pPr>
        <w:pStyle w:val="Odstavecdal"/>
        <w:numPr>
          <w:ilvl w:val="0"/>
          <w:numId w:val="5"/>
        </w:numPr>
      </w:pPr>
      <w:r>
        <w:t>OO čitelně modeluje systém tříd, DEVS naopak pracuje na úrovní instancí</w:t>
      </w:r>
    </w:p>
    <w:p w:rsidR="001948C8" w:rsidRDefault="001948C8" w:rsidP="001948C8">
      <w:pPr>
        <w:pStyle w:val="Odstavecdal"/>
        <w:numPr>
          <w:ilvl w:val="0"/>
          <w:numId w:val="5"/>
        </w:numPr>
      </w:pPr>
      <w:r>
        <w:t>OO komunikace objektů vyžaduje referenci na adresáta, DEVS definuje komu</w:t>
      </w:r>
      <w:r w:rsidR="003A2A39">
        <w:t>n</w:t>
      </w:r>
      <w:r>
        <w:t>ikační vazby jako relaci nad komponentami</w:t>
      </w:r>
    </w:p>
    <w:p w:rsidR="001948C8" w:rsidRDefault="001948C8" w:rsidP="001948C8">
      <w:pPr>
        <w:pStyle w:val="Odstavecdal"/>
        <w:numPr>
          <w:ilvl w:val="0"/>
          <w:numId w:val="5"/>
        </w:numPr>
      </w:pPr>
      <w:r>
        <w:t xml:space="preserve">Některé komponenty systému mají dlouhou životnost, jiné nikoli. Komponenty s delší životností je vhodné modelovat komponentami DEVS, zbytek </w:t>
      </w:r>
      <w:r w:rsidR="00C516E7">
        <w:t xml:space="preserve">potom </w:t>
      </w:r>
      <w:r>
        <w:t>objekty uvnitř atomických komponent.</w:t>
      </w:r>
    </w:p>
    <w:p w:rsidR="001948C8" w:rsidRPr="009E1183" w:rsidRDefault="001948C8" w:rsidP="001948C8">
      <w:pPr>
        <w:pStyle w:val="Odstavecdal"/>
      </w:pPr>
      <w:r>
        <w:t xml:space="preserve">DEVS je založen na komponentním přístupu a objekty jsou zde používány na jemnější úrovní </w:t>
      </w:r>
      <w:r w:rsidR="002F7423">
        <w:t>, čili v atomických komponentách</w:t>
      </w:r>
      <w:r>
        <w:t xml:space="preserve">. </w:t>
      </w:r>
      <w:sdt>
        <w:sdtPr>
          <w:id w:val="101128229"/>
          <w:citation/>
        </w:sdtPr>
        <w:sdtContent>
          <w:fldSimple w:instr=" CITATION Jan \l 1029  ">
            <w:r w:rsidR="001A6348">
              <w:rPr>
                <w:noProof/>
              </w:rPr>
              <w:t>(11)</w:t>
            </w:r>
          </w:fldSimple>
        </w:sdtContent>
      </w:sdt>
    </w:p>
    <w:p w:rsidR="001948C8" w:rsidRDefault="001948C8" w:rsidP="001948C8">
      <w:pPr>
        <w:pStyle w:val="Nadpis2"/>
      </w:pPr>
      <w:bookmarkStart w:id="45" w:name="_Toc343033300"/>
      <w:bookmarkStart w:id="46" w:name="_Toc354136749"/>
      <w:r>
        <w:t>Nástroj PNtalk/SmallDEVS</w:t>
      </w:r>
      <w:bookmarkEnd w:id="45"/>
      <w:bookmarkEnd w:id="46"/>
    </w:p>
    <w:p w:rsidR="001948C8" w:rsidRDefault="001948C8" w:rsidP="001948C8">
      <w:pPr>
        <w:pStyle w:val="Odstavecprvn"/>
      </w:pPr>
      <w:r>
        <w:t xml:space="preserve">V úvodu této kapitoly jsem zmínil výzkumnou skupinu Modelování a Simulace na FIT VUT v Brně </w:t>
      </w:r>
      <w:sdt>
        <w:sdtPr>
          <w:id w:val="101128237"/>
          <w:citation/>
        </w:sdtPr>
        <w:sdtContent>
          <w:fldSimple w:instr=" CITATION Koč12 \l 1029 ">
            <w:r w:rsidR="001A6348">
              <w:rPr>
                <w:noProof/>
              </w:rPr>
              <w:t>(2)</w:t>
            </w:r>
          </w:fldSimple>
        </w:sdtContent>
      </w:sdt>
      <w:r>
        <w:t>. Ta</w:t>
      </w:r>
      <w:r w:rsidR="002A5F3E">
        <w:t>to skupina se zabývá nejenom vý</w:t>
      </w:r>
      <w:r>
        <w:t xml:space="preserve">zkumem v oblasti modelování a simulace, ale také vývojem </w:t>
      </w:r>
      <w:r>
        <w:lastRenderedPageBreak/>
        <w:t xml:space="preserve">nových formalismů (viz. OOPN v kapitole </w:t>
      </w:r>
      <w:r w:rsidR="001942F5">
        <w:fldChar w:fldCharType="begin"/>
      </w:r>
      <w:r>
        <w:instrText xml:space="preserve"> REF _Ref343026126 \r \h </w:instrText>
      </w:r>
      <w:r w:rsidR="001942F5">
        <w:fldChar w:fldCharType="separate"/>
      </w:r>
      <w:r w:rsidR="00C11D5F">
        <w:t>4.1</w:t>
      </w:r>
      <w:r w:rsidR="001942F5">
        <w:fldChar w:fldCharType="end"/>
      </w:r>
      <w:r>
        <w:t xml:space="preserve">) a nástrojů pro práci s nimi. Pro výše probrané formalismy to jsou nástroje </w:t>
      </w:r>
      <w:r>
        <w:rPr>
          <w:i/>
        </w:rPr>
        <w:t>PNtalk</w:t>
      </w:r>
      <w:r>
        <w:t xml:space="preserve"> a </w:t>
      </w:r>
      <w:r>
        <w:rPr>
          <w:i/>
        </w:rPr>
        <w:t>SmallDEVS</w:t>
      </w:r>
      <w:r>
        <w:t xml:space="preserve">. </w:t>
      </w:r>
      <w:r w:rsidR="00AD6652">
        <w:t xml:space="preserve">Podobnost názvů těchto nástrojů s názvem programovacího jazyka </w:t>
      </w:r>
      <w:r w:rsidR="00AD6652" w:rsidRPr="00AD6652">
        <w:rPr>
          <w:i/>
        </w:rPr>
        <w:t>Smalltalk</w:t>
      </w:r>
      <w:r w:rsidR="00AD6652">
        <w:t>, není náhodná, nýbrž opodstatněná, protože oba nástroje jsou</w:t>
      </w:r>
      <w:r w:rsidR="008E31F1">
        <w:t xml:space="preserve"> založeny právě</w:t>
      </w:r>
      <w:r w:rsidR="00AD6652">
        <w:t xml:space="preserve"> na </w:t>
      </w:r>
      <w:r w:rsidR="00751127">
        <w:t xml:space="preserve">tomto programovacím </w:t>
      </w:r>
      <w:r w:rsidR="00AD6652">
        <w:t xml:space="preserve">jazyku </w:t>
      </w:r>
      <w:r w:rsidR="00AD6652" w:rsidRPr="00AD6652">
        <w:rPr>
          <w:i/>
        </w:rPr>
        <w:t>Small</w:t>
      </w:r>
      <w:r w:rsidR="008E31F1">
        <w:rPr>
          <w:i/>
        </w:rPr>
        <w:t>talk</w:t>
      </w:r>
      <w:r>
        <w:t xml:space="preserve">. Vývoj </w:t>
      </w:r>
      <w:r w:rsidR="00CF7F83">
        <w:t xml:space="preserve">zmíněných </w:t>
      </w:r>
      <w:r>
        <w:t xml:space="preserve">nástrojů původně probíhal odděleně, nyní je však </w:t>
      </w:r>
      <w:r>
        <w:rPr>
          <w:i/>
        </w:rPr>
        <w:t>PNtalk</w:t>
      </w:r>
      <w:r>
        <w:t xml:space="preserve"> integrovaný do </w:t>
      </w:r>
      <w:r>
        <w:rPr>
          <w:i/>
        </w:rPr>
        <w:t>SmallDEVS</w:t>
      </w:r>
      <w:r>
        <w:t xml:space="preserve">, respektive </w:t>
      </w:r>
      <w:r>
        <w:rPr>
          <w:i/>
        </w:rPr>
        <w:t>SmallDEVS</w:t>
      </w:r>
      <w:r>
        <w:t xml:space="preserve"> slouží pro </w:t>
      </w:r>
      <w:r>
        <w:rPr>
          <w:i/>
        </w:rPr>
        <w:t>PNtalk</w:t>
      </w:r>
      <w:r>
        <w:t xml:space="preserve"> jako operační </w:t>
      </w:r>
      <w:r w:rsidR="002A5F3E">
        <w:t>prostředí</w:t>
      </w:r>
      <w:r>
        <w:t xml:space="preserve">. </w:t>
      </w:r>
      <w:sdt>
        <w:sdtPr>
          <w:id w:val="101128236"/>
          <w:citation/>
        </w:sdtPr>
        <w:sdtContent>
          <w:fldSimple w:instr=" CITATION Koč10 \l 1029 ">
            <w:r w:rsidR="001A6348">
              <w:rPr>
                <w:noProof/>
              </w:rPr>
              <w:t>(4)</w:t>
            </w:r>
          </w:fldSimple>
        </w:sdtContent>
      </w:sdt>
    </w:p>
    <w:p w:rsidR="001948C8" w:rsidRDefault="001948C8" w:rsidP="001948C8">
      <w:pPr>
        <w:pStyle w:val="Odstavecdal"/>
      </w:pPr>
      <w:r>
        <w:t xml:space="preserve">Pro stručné popsání nástrojů si dovolím doslovně citovat z </w:t>
      </w:r>
      <w:sdt>
        <w:sdtPr>
          <w:id w:val="101128238"/>
          <w:citation/>
        </w:sdtPr>
        <w:sdtContent>
          <w:fldSimple w:instr=" CITATION Koč10 \l 1029 ">
            <w:r w:rsidR="001A6348">
              <w:rPr>
                <w:noProof/>
              </w:rPr>
              <w:t>(4)</w:t>
            </w:r>
          </w:fldSimple>
        </w:sdtContent>
      </w:sdt>
      <w:r>
        <w:t>.</w:t>
      </w:r>
    </w:p>
    <w:p w:rsidR="001948C8" w:rsidRDefault="001948C8" w:rsidP="001948C8">
      <w:pPr>
        <w:pStyle w:val="Odstavecdal"/>
      </w:pPr>
      <w:r>
        <w:rPr>
          <w:i/>
        </w:rPr>
        <w:t>"PNtalk</w:t>
      </w:r>
      <w:r w:rsidRPr="00CF7DB3">
        <w:rPr>
          <w:i/>
        </w:rPr>
        <w:t xml:space="preserve"> je experimentální modelovací formalismus založený na </w:t>
      </w:r>
      <w:r w:rsidRPr="00CF7DB3">
        <w:rPr>
          <w:i/>
          <w:iCs/>
        </w:rPr>
        <w:t>objekto</w:t>
      </w:r>
      <w:r w:rsidR="0057294C">
        <w:rPr>
          <w:i/>
          <w:iCs/>
        </w:rPr>
        <w:t>vě or</w:t>
      </w:r>
      <w:r w:rsidRPr="00CF7DB3">
        <w:rPr>
          <w:i/>
          <w:iCs/>
        </w:rPr>
        <w:t>ientovaných vysokoúrovňových Petriho sítích</w:t>
      </w:r>
      <w:r w:rsidRPr="00CF7DB3">
        <w:rPr>
          <w:i/>
        </w:rPr>
        <w:t xml:space="preserve"> (OOPN). Kombinuje vlastnosti Petriho sítí s výhodami objektově orientovaného návrhu systémů. Původním záměrem projektu PNtalk bylo prověřit možnost přímého použití matematického formalismu pro programování. Uvažuje se o aplikacích v oblasti workflow, plánování, logistiky a řízení.</w:t>
      </w:r>
      <w:r>
        <w:rPr>
          <w:i/>
        </w:rPr>
        <w:t>"</w:t>
      </w:r>
    </w:p>
    <w:p w:rsidR="00E80108" w:rsidRPr="00727AF8" w:rsidRDefault="00E80108" w:rsidP="001948C8">
      <w:pPr>
        <w:pStyle w:val="Odstavecdal"/>
      </w:pPr>
      <w:r w:rsidRPr="00FA69C5">
        <w:rPr>
          <w:i/>
        </w:rPr>
        <w:t>PNtalk</w:t>
      </w:r>
      <w:r>
        <w:t xml:space="preserve"> umožňuje efektivní práci s OOPN a kromě aplikace v modelování a simulace se zaměřuje hlavně na možnost začlenění modelu do reálného prostředí. Takto pojatý model může sloužit jako část prototypu, případně přímo aplikace. </w:t>
      </w:r>
      <w:r w:rsidR="00D748B6">
        <w:t xml:space="preserve">Díky struktury a principu vytváření objektů v OOPN popsaném v </w:t>
      </w:r>
      <w:r w:rsidR="001942F5">
        <w:fldChar w:fldCharType="begin"/>
      </w:r>
      <w:r w:rsidR="00D748B6">
        <w:instrText xml:space="preserve"> REF _Ref343026126 \r \h </w:instrText>
      </w:r>
      <w:r w:rsidR="001942F5">
        <w:fldChar w:fldCharType="separate"/>
      </w:r>
      <w:r w:rsidR="00C11D5F">
        <w:t>4.1</w:t>
      </w:r>
      <w:r w:rsidR="001942F5">
        <w:fldChar w:fldCharType="end"/>
      </w:r>
      <w:r w:rsidR="00D748B6">
        <w:t xml:space="preserve"> je možné zavést dynamické chování modelu. Dynamičností se rozumí změna struktury, nebo chování modelu za běhu. Tím že objekty (instance) jsou kopií vzorového objektu (třídy), je možné měnit buď chování objektu samotného, nebo změnit vzor třídy, přičemž každá další vytvořená instance této třídy bude kopírovat novou strukturu vzoru, ale instance již vytvořené zůstanou nezměněny. </w:t>
      </w:r>
      <w:r w:rsidR="00D748B6" w:rsidRPr="00FA69C5">
        <w:rPr>
          <w:i/>
        </w:rPr>
        <w:t>PNtalk</w:t>
      </w:r>
      <w:r w:rsidR="00D748B6">
        <w:t xml:space="preserve"> pro možnost dynamických změn </w:t>
      </w:r>
      <w:r w:rsidR="00FA69C5">
        <w:t>využívá</w:t>
      </w:r>
      <w:r w:rsidR="00D748B6">
        <w:t xml:space="preserve"> principy otevřené implementace</w:t>
      </w:r>
      <w:r w:rsidR="00FA69C5">
        <w:t>, zejména metaúrovňových architektur</w:t>
      </w:r>
      <w:r w:rsidR="0035110A">
        <w:t xml:space="preserve"> </w:t>
      </w:r>
      <w:sdt>
        <w:sdtPr>
          <w:id w:val="161457106"/>
          <w:citation/>
        </w:sdtPr>
        <w:sdtContent>
          <w:fldSimple w:instr=" CITATION Koč10 \l 1029 ">
            <w:r w:rsidR="001A6348">
              <w:rPr>
                <w:noProof/>
              </w:rPr>
              <w:t>(4)</w:t>
            </w:r>
          </w:fldSimple>
        </w:sdtContent>
      </w:sdt>
      <w:r w:rsidR="00FA69C5">
        <w:t>. Základem otevřené implementace je umožnění aplikaci nahlédnout až za definované rozhraní objektu, tedy do vnitřních aspektů, které může ovlivňovat. Metaúroveň je potom chápána tak, že pro každý klasický objekt existuje nějaký jiný metaobjekt, který svým rozhraním umožňuje inspekci a změnu aspektů daného klasickéh</w:t>
      </w:r>
      <w:r w:rsidR="00727AF8">
        <w:t xml:space="preserve">o objektu. Obecně je metaúrovňová architektura rozdělena do různých úrovní, kde každá úroveň je řízená jinou úrovní (metaúrovní z pohledu řízené úrovně). Z komplexnějšího hlediska je potom metaúroveň celého systému, nebo jeho </w:t>
      </w:r>
      <w:r w:rsidR="00F463C6">
        <w:t>podsystémů</w:t>
      </w:r>
      <w:r w:rsidR="00727AF8">
        <w:t xml:space="preserve">, nazývána </w:t>
      </w:r>
      <w:r w:rsidR="00727AF8">
        <w:rPr>
          <w:i/>
        </w:rPr>
        <w:t>metasystém</w:t>
      </w:r>
      <w:r w:rsidR="00727AF8">
        <w:t xml:space="preserve">. Nástroj </w:t>
      </w:r>
      <w:r w:rsidR="00727AF8" w:rsidRPr="00F463C6">
        <w:rPr>
          <w:i/>
        </w:rPr>
        <w:t>PNtalk</w:t>
      </w:r>
      <w:r w:rsidR="00727AF8">
        <w:t xml:space="preserve"> je založen na co největší otevřenosti s využitím reflektivních a metaúrovňových architektur</w:t>
      </w:r>
      <w:r w:rsidR="0035110A">
        <w:t xml:space="preserve"> </w:t>
      </w:r>
      <w:sdt>
        <w:sdtPr>
          <w:id w:val="161457107"/>
          <w:citation/>
        </w:sdtPr>
        <w:sdtContent>
          <w:fldSimple w:instr=" CITATION Koč10 \l 1029 ">
            <w:r w:rsidR="001A6348">
              <w:rPr>
                <w:noProof/>
              </w:rPr>
              <w:t>(4)</w:t>
            </w:r>
          </w:fldSimple>
        </w:sdtContent>
      </w:sdt>
      <w:r w:rsidR="00727AF8">
        <w:t>.</w:t>
      </w:r>
    </w:p>
    <w:p w:rsidR="001948C8" w:rsidRDefault="001948C8" w:rsidP="001948C8">
      <w:pPr>
        <w:pStyle w:val="Odstavecdal"/>
        <w:keepNext/>
        <w:ind w:firstLine="0"/>
      </w:pPr>
      <w:r>
        <w:rPr>
          <w:noProof/>
        </w:rPr>
        <w:lastRenderedPageBreak/>
        <w:drawing>
          <wp:inline distT="0" distB="0" distL="0" distR="0">
            <wp:extent cx="5715000" cy="4373245"/>
            <wp:effectExtent l="19050" t="0" r="0" b="0"/>
            <wp:docPr id="10" name="Obrázek 9" descr="pntalk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talk5.jpg"/>
                    <pic:cNvPicPr/>
                  </pic:nvPicPr>
                  <pic:blipFill>
                    <a:blip r:embed="rId21" cstate="print"/>
                    <a:stretch>
                      <a:fillRect/>
                    </a:stretch>
                  </pic:blipFill>
                  <pic:spPr>
                    <a:xfrm>
                      <a:off x="0" y="0"/>
                      <a:ext cx="5715000" cy="4373245"/>
                    </a:xfrm>
                    <a:prstGeom prst="rect">
                      <a:avLst/>
                    </a:prstGeom>
                  </pic:spPr>
                </pic:pic>
              </a:graphicData>
            </a:graphic>
          </wp:inline>
        </w:drawing>
      </w:r>
    </w:p>
    <w:p w:rsidR="001948C8" w:rsidRPr="00B321C0" w:rsidRDefault="001948C8" w:rsidP="00FB7E8F">
      <w:pPr>
        <w:pStyle w:val="Titulek"/>
      </w:pPr>
      <w:r>
        <w:t xml:space="preserve">Obrázek </w:t>
      </w:r>
      <w:fldSimple w:instr=" STYLEREF 1 \s ">
        <w:r w:rsidR="00C11D5F">
          <w:rPr>
            <w:noProof/>
          </w:rPr>
          <w:t>4</w:t>
        </w:r>
      </w:fldSimple>
      <w:r w:rsidR="008E7150">
        <w:t>.</w:t>
      </w:r>
      <w:fldSimple w:instr=" SEQ Obrázek \* ARABIC \s 1 ">
        <w:r w:rsidR="00C11D5F">
          <w:rPr>
            <w:noProof/>
          </w:rPr>
          <w:t>4</w:t>
        </w:r>
      </w:fldSimple>
      <w:r>
        <w:t xml:space="preserve"> Ukázka</w:t>
      </w:r>
      <w:r w:rsidR="007A3263">
        <w:t xml:space="preserve"> prostředí</w:t>
      </w:r>
      <w:r>
        <w:t xml:space="preserve"> nástroje </w:t>
      </w:r>
      <w:r>
        <w:rPr>
          <w:i/>
        </w:rPr>
        <w:t>PNtalk</w:t>
      </w:r>
      <w:r>
        <w:t>.</w:t>
      </w:r>
      <w:r w:rsidR="007A3263">
        <w:t xml:space="preserve"> Vpravo je graficky znázorněna</w:t>
      </w:r>
      <w:r>
        <w:t xml:space="preserve"> </w:t>
      </w:r>
      <w:r w:rsidR="007A3263">
        <w:t xml:space="preserve">programovaná Petriho síť, </w:t>
      </w:r>
      <w:r w:rsidR="00933711">
        <w:t xml:space="preserve">definující bankovní model. </w:t>
      </w:r>
      <w:r>
        <w:t xml:space="preserve">Převzato z </w:t>
      </w:r>
      <w:sdt>
        <w:sdtPr>
          <w:id w:val="101128239"/>
          <w:citation/>
        </w:sdtPr>
        <w:sdtContent>
          <w:fldSimple w:instr=" CITATION Koč10 \l 1029 ">
            <w:r w:rsidR="001A6348">
              <w:rPr>
                <w:noProof/>
              </w:rPr>
              <w:t>(4)</w:t>
            </w:r>
          </w:fldSimple>
        </w:sdtContent>
      </w:sdt>
      <w:r>
        <w:t>.</w:t>
      </w:r>
    </w:p>
    <w:p w:rsidR="00C1695F" w:rsidRPr="00C1695F" w:rsidRDefault="00C1695F" w:rsidP="001948C8">
      <w:pPr>
        <w:pStyle w:val="Odstavecdal"/>
      </w:pPr>
      <w:r>
        <w:t xml:space="preserve">Zatímco </w:t>
      </w:r>
      <w:r w:rsidRPr="00C1695F">
        <w:rPr>
          <w:i/>
        </w:rPr>
        <w:t>PNtalk</w:t>
      </w:r>
      <w:r>
        <w:t xml:space="preserve"> je nástroj pro modelování OOPN, tak </w:t>
      </w:r>
      <w:r>
        <w:rPr>
          <w:i/>
        </w:rPr>
        <w:t>SmallDEVS</w:t>
      </w:r>
      <w:r>
        <w:t xml:space="preserve"> je nástroj pro modelování a simulaci komplexních systému a </w:t>
      </w:r>
      <w:r w:rsidR="003C4DEF">
        <w:t xml:space="preserve">je prezentován </w:t>
      </w:r>
      <w:r w:rsidR="00880F59">
        <w:t xml:space="preserve">skupinou </w:t>
      </w:r>
      <w:r w:rsidR="003C4DEF">
        <w:t xml:space="preserve">Modelování a Simulace následujícím odryvkem z </w:t>
      </w:r>
      <w:sdt>
        <w:sdtPr>
          <w:id w:val="161457171"/>
          <w:citation/>
        </w:sdtPr>
        <w:sdtContent>
          <w:fldSimple w:instr=" CITATION Koč10 \l 1029 ">
            <w:r w:rsidR="001A6348">
              <w:rPr>
                <w:noProof/>
              </w:rPr>
              <w:t>(4)</w:t>
            </w:r>
          </w:fldSimple>
        </w:sdtContent>
      </w:sdt>
      <w:r>
        <w:t>:</w:t>
      </w:r>
    </w:p>
    <w:p w:rsidR="001948C8" w:rsidRDefault="001948C8" w:rsidP="001948C8">
      <w:pPr>
        <w:pStyle w:val="Odstavecdal"/>
        <w:rPr>
          <w:i/>
        </w:rPr>
      </w:pPr>
      <w:r>
        <w:rPr>
          <w:i/>
        </w:rPr>
        <w:t>"SmallDEVS</w:t>
      </w:r>
      <w:r w:rsidR="000340E8">
        <w:rPr>
          <w:i/>
        </w:rPr>
        <w:t xml:space="preserve"> </w:t>
      </w:r>
      <w:r w:rsidRPr="00CF7DB3">
        <w:rPr>
          <w:i/>
        </w:rPr>
        <w:t>je experimentální implementace formalismu DEVS, zaměřená obecně na modelování a prototypování, ze zvláštním důrazem na aplikace v oblasti adaptivních a inteligentních systémů. Umožňuje vývoj struktur i chování komponent za běhu,</w:t>
      </w:r>
      <w:r>
        <w:rPr>
          <w:i/>
        </w:rPr>
        <w:t xml:space="preserve"> propojování simulovaných a reálných systémů </w:t>
      </w:r>
      <w:r w:rsidRPr="00CF7DB3">
        <w:rPr>
          <w:i/>
        </w:rPr>
        <w:t>a kombinaci s jinými formalismy, což je v těchto aplikacích nezbytné. V současné době SmallDEVS slouží jako operační systém pro PNtalk – poskytuje mu vývojové a prováděcí prostředí, uložiště modelů, vstupy-výstupy a komponentní zapouzdření.</w:t>
      </w:r>
      <w:r>
        <w:rPr>
          <w:i/>
        </w:rPr>
        <w:t>"</w:t>
      </w:r>
    </w:p>
    <w:p w:rsidR="003C4DEF" w:rsidRPr="00880F59" w:rsidRDefault="00880F59" w:rsidP="001948C8">
      <w:pPr>
        <w:pStyle w:val="Odstavecdal"/>
      </w:pPr>
      <w:r w:rsidRPr="00880F59">
        <w:rPr>
          <w:i/>
        </w:rPr>
        <w:t>SmallDEVS</w:t>
      </w:r>
      <w:r>
        <w:t xml:space="preserve"> je tedy dynamický, objektově orientovaný jazyk s otevřenou implementací (popsáno výše v této podkapitole) založený na Zieglerově formalismu DEVS </w:t>
      </w:r>
      <w:sdt>
        <w:sdtPr>
          <w:id w:val="161457172"/>
          <w:citation/>
        </w:sdtPr>
        <w:sdtContent>
          <w:fldSimple w:instr=" CITATION Zie00 \l 1029 ">
            <w:r w:rsidR="001A6348">
              <w:rPr>
                <w:noProof/>
              </w:rPr>
              <w:t>(8)</w:t>
            </w:r>
          </w:fldSimple>
        </w:sdtContent>
      </w:sdt>
      <w:r>
        <w:t>.</w:t>
      </w:r>
      <w:r w:rsidR="00305000">
        <w:t xml:space="preserve"> Modelování pomocí </w:t>
      </w:r>
      <w:r w:rsidR="00305000">
        <w:rPr>
          <w:i/>
        </w:rPr>
        <w:t>SmallDEVS</w:t>
      </w:r>
      <w:r w:rsidR="00305000">
        <w:t xml:space="preserve"> je možné dvěma způsoby, kdy první je využití standardních nástrojů jazyka Smalltalk a knihovny tříd pro podporu DEVS formalismu (obsahuje třídy jako AtomicDEVS nebo CompositeDEVS) a druhý je využití specializovaného GUI poskytovaného jazykem </w:t>
      </w:r>
      <w:r w:rsidR="00305000">
        <w:rPr>
          <w:i/>
        </w:rPr>
        <w:t>SmallDEVS</w:t>
      </w:r>
      <w:r w:rsidR="00305000">
        <w:t xml:space="preserve">, které </w:t>
      </w:r>
      <w:r w:rsidR="00F22EB0">
        <w:t>je prozatím poněkud nestabilní,</w:t>
      </w:r>
      <w:r w:rsidR="00305000">
        <w:t xml:space="preserve"> tudíž je tato možnost riskantnější. V obou případech je třeba ctít zásady DEVS (viz. </w:t>
      </w:r>
      <w:r w:rsidR="001942F5">
        <w:fldChar w:fldCharType="begin"/>
      </w:r>
      <w:r w:rsidR="00305000">
        <w:instrText xml:space="preserve"> REF _Ref345678545 \r \h </w:instrText>
      </w:r>
      <w:r w:rsidR="001942F5">
        <w:fldChar w:fldCharType="separate"/>
      </w:r>
      <w:r w:rsidR="00C11D5F">
        <w:t>4.2</w:t>
      </w:r>
      <w:r w:rsidR="001942F5">
        <w:fldChar w:fldCharType="end"/>
      </w:r>
      <w:r w:rsidR="00305000">
        <w:t>).</w:t>
      </w:r>
    </w:p>
    <w:p w:rsidR="001948C8" w:rsidRDefault="001948C8" w:rsidP="001948C8">
      <w:pPr>
        <w:pStyle w:val="Odstavecdal"/>
        <w:keepNext/>
        <w:ind w:firstLine="0"/>
      </w:pPr>
      <w:r>
        <w:rPr>
          <w:noProof/>
        </w:rPr>
        <w:lastRenderedPageBreak/>
        <w:drawing>
          <wp:inline distT="0" distB="0" distL="0" distR="0">
            <wp:extent cx="5715000" cy="3272155"/>
            <wp:effectExtent l="19050" t="0" r="0" b="0"/>
            <wp:docPr id="11" name="Obrázek 10" descr="smalldev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lldevs2.jpg"/>
                    <pic:cNvPicPr/>
                  </pic:nvPicPr>
                  <pic:blipFill>
                    <a:blip r:embed="rId22" cstate="print"/>
                    <a:stretch>
                      <a:fillRect/>
                    </a:stretch>
                  </pic:blipFill>
                  <pic:spPr>
                    <a:xfrm>
                      <a:off x="0" y="0"/>
                      <a:ext cx="5715000" cy="3272155"/>
                    </a:xfrm>
                    <a:prstGeom prst="rect">
                      <a:avLst/>
                    </a:prstGeom>
                  </pic:spPr>
                </pic:pic>
              </a:graphicData>
            </a:graphic>
          </wp:inline>
        </w:drawing>
      </w:r>
    </w:p>
    <w:p w:rsidR="001948C8" w:rsidRDefault="001948C8" w:rsidP="00FB7E8F">
      <w:pPr>
        <w:pStyle w:val="Titulek"/>
      </w:pPr>
      <w:r>
        <w:t xml:space="preserve">Obrázek </w:t>
      </w:r>
      <w:fldSimple w:instr=" STYLEREF 1 \s ">
        <w:r w:rsidR="00C11D5F">
          <w:rPr>
            <w:noProof/>
          </w:rPr>
          <w:t>4</w:t>
        </w:r>
      </w:fldSimple>
      <w:r w:rsidR="008E7150">
        <w:t>.</w:t>
      </w:r>
      <w:fldSimple w:instr=" SEQ Obrázek \* ARABIC \s 1 ">
        <w:r w:rsidR="00C11D5F">
          <w:rPr>
            <w:noProof/>
          </w:rPr>
          <w:t>5</w:t>
        </w:r>
      </w:fldSimple>
      <w:r>
        <w:t xml:space="preserve"> Ukázka </w:t>
      </w:r>
      <w:r w:rsidR="00AE1AFF">
        <w:t xml:space="preserve">prostředí </w:t>
      </w:r>
      <w:r>
        <w:t xml:space="preserve">nástroje </w:t>
      </w:r>
      <w:r>
        <w:rPr>
          <w:i/>
        </w:rPr>
        <w:t>SmallDEVS</w:t>
      </w:r>
      <w:r>
        <w:t>.</w:t>
      </w:r>
      <w:r w:rsidR="00D177A3">
        <w:t xml:space="preserve"> Vlevo lze vidět </w:t>
      </w:r>
      <w:r w:rsidR="0064500D">
        <w:t>propojen</w:t>
      </w:r>
      <w:r w:rsidR="00D177A3">
        <w:t>í</w:t>
      </w:r>
      <w:r w:rsidR="0064500D">
        <w:t xml:space="preserve"> </w:t>
      </w:r>
      <w:r w:rsidR="00D177A3">
        <w:t>DEVS komponent, které jsou vpravo specifikovány.</w:t>
      </w:r>
      <w:r>
        <w:t xml:space="preserve"> Převzato z </w:t>
      </w:r>
      <w:sdt>
        <w:sdtPr>
          <w:id w:val="101128240"/>
          <w:citation/>
        </w:sdtPr>
        <w:sdtContent>
          <w:fldSimple w:instr=" CITATION Koč10 \l 1029 ">
            <w:r w:rsidR="001A6348">
              <w:rPr>
                <w:noProof/>
              </w:rPr>
              <w:t>(4)</w:t>
            </w:r>
          </w:fldSimple>
        </w:sdtContent>
      </w:sdt>
      <w:r>
        <w:t>.</w:t>
      </w:r>
    </w:p>
    <w:p w:rsidR="001948C8" w:rsidRDefault="001948C8" w:rsidP="001948C8">
      <w:pPr>
        <w:pStyle w:val="Odstavecdal"/>
      </w:pPr>
      <w:r>
        <w:t>Vývoj těchto nástrojů je zaměřen na modelem</w:t>
      </w:r>
      <w:r w:rsidR="008D5D82">
        <w:t xml:space="preserve"> a simulací</w:t>
      </w:r>
      <w:r>
        <w:t xml:space="preserve"> řízený vývoj systémů, přičemž je kladen důraz na ponechání modelu a možnosti jeho simulace až do poslední chvíle, čili k aplikačnímu nasazení</w:t>
      </w:r>
      <w:r w:rsidR="008D5D82">
        <w:t xml:space="preserve"> (</w:t>
      </w:r>
      <w:r w:rsidR="008D5D82" w:rsidRPr="008D5D82">
        <w:rPr>
          <w:i/>
        </w:rPr>
        <w:t>model continuity</w:t>
      </w:r>
      <w:r w:rsidR="008D5D82">
        <w:t>)</w:t>
      </w:r>
      <w:r>
        <w:t>. Z toho vyplývá další směr výzkumu a to optimalizace struktury modelů, transformace modelů do výkonnější podoby, případně možnost svázání s jiným programovacím jazykem.</w:t>
      </w:r>
      <w:r w:rsidR="004E279F">
        <w:t xml:space="preserve"> </w:t>
      </w:r>
      <w:sdt>
        <w:sdtPr>
          <w:id w:val="303868096"/>
          <w:citation/>
        </w:sdtPr>
        <w:sdtContent>
          <w:fldSimple w:instr=" CITATION Koč10 \l 1029 ">
            <w:r w:rsidR="001A6348">
              <w:rPr>
                <w:noProof/>
              </w:rPr>
              <w:t>(4)</w:t>
            </w:r>
          </w:fldSimple>
        </w:sdtContent>
      </w:sdt>
    </w:p>
    <w:p w:rsidR="001948C8" w:rsidRPr="00E659E9" w:rsidRDefault="001948C8" w:rsidP="001948C8">
      <w:pPr>
        <w:pStyle w:val="Odstavecdal"/>
      </w:pPr>
      <w:r>
        <w:t xml:space="preserve">Vyvíjené nástroje jsou testovány na případových studiích jako třeba: konferenční systém řízený modelem </w:t>
      </w:r>
      <w:r w:rsidR="00E16D24">
        <w:t>toku dat (workflow)</w:t>
      </w:r>
      <w:r>
        <w:t>, plánování v agentních systémech, řízení robotických systémů a modelování a simulace senzorových sítí.</w:t>
      </w:r>
      <w:r w:rsidR="004E279F">
        <w:t xml:space="preserve"> </w:t>
      </w:r>
      <w:sdt>
        <w:sdtPr>
          <w:id w:val="303868098"/>
          <w:citation/>
        </w:sdtPr>
        <w:sdtContent>
          <w:fldSimple w:instr=" CITATION Koč10 \l 1029 ">
            <w:r w:rsidR="001A6348">
              <w:rPr>
                <w:noProof/>
              </w:rPr>
              <w:t>(4)</w:t>
            </w:r>
          </w:fldSimple>
        </w:sdtContent>
      </w:sdt>
    </w:p>
    <w:p w:rsidR="000A080F" w:rsidRDefault="001948C8" w:rsidP="001948C8">
      <w:pPr>
        <w:pStyle w:val="Nadpis1"/>
      </w:pPr>
      <w:r w:rsidRPr="00912EE1">
        <w:br w:type="page"/>
      </w:r>
      <w:bookmarkStart w:id="47" w:name="_Toc354136750"/>
      <w:bookmarkStart w:id="48" w:name="_Toc101325795"/>
      <w:bookmarkStart w:id="49" w:name="_Toc215678063"/>
      <w:bookmarkStart w:id="50" w:name="_Toc343033301"/>
      <w:r w:rsidR="000A080F">
        <w:lastRenderedPageBreak/>
        <w:t>Specifikace Konferenčního systém</w:t>
      </w:r>
    </w:p>
    <w:p w:rsidR="00A01228" w:rsidRDefault="00A01228" w:rsidP="001948C8">
      <w:pPr>
        <w:pStyle w:val="Nadpis1"/>
      </w:pPr>
      <w:r>
        <w:t>Realizace modelu konferenčního systému</w:t>
      </w:r>
      <w:bookmarkEnd w:id="47"/>
    </w:p>
    <w:p w:rsidR="00A01228" w:rsidRDefault="00A01228" w:rsidP="00A01228">
      <w:pPr>
        <w:pStyle w:val="Nadpis2"/>
      </w:pPr>
      <w:bookmarkStart w:id="51" w:name="_Toc354136751"/>
      <w:r>
        <w:t>Návrh tříd</w:t>
      </w:r>
      <w:bookmarkEnd w:id="51"/>
    </w:p>
    <w:p w:rsidR="00941D3D" w:rsidRDefault="00A01228" w:rsidP="00A01228">
      <w:pPr>
        <w:pStyle w:val="Nadpis2"/>
      </w:pPr>
      <w:bookmarkStart w:id="52" w:name="_Toc354136752"/>
      <w:r>
        <w:t>Konverze diagramu tříd do objekto</w:t>
      </w:r>
      <w:r w:rsidR="0057294C">
        <w:t>vě or</w:t>
      </w:r>
      <w:r>
        <w:t>ientovaných Petriho sítí</w:t>
      </w:r>
      <w:bookmarkEnd w:id="52"/>
    </w:p>
    <w:p w:rsidR="00A01228" w:rsidRPr="00941D3D" w:rsidRDefault="00941D3D" w:rsidP="00941D3D">
      <w:pPr>
        <w:pStyle w:val="Odstavecprvn"/>
        <w:rPr>
          <w:rFonts w:cs="Arial"/>
          <w:sz w:val="40"/>
          <w:szCs w:val="28"/>
        </w:rPr>
      </w:pPr>
      <w:r>
        <w:br w:type="page"/>
      </w:r>
    </w:p>
    <w:p w:rsidR="00A01228" w:rsidRDefault="00A01228" w:rsidP="001948C8">
      <w:pPr>
        <w:pStyle w:val="Nadpis1"/>
      </w:pPr>
      <w:bookmarkStart w:id="53" w:name="_Toc354136753"/>
      <w:r>
        <w:lastRenderedPageBreak/>
        <w:t>Testování/simulace</w:t>
      </w:r>
      <w:bookmarkEnd w:id="53"/>
    </w:p>
    <w:p w:rsidR="00A01228" w:rsidRDefault="00A01228" w:rsidP="00A01228">
      <w:pPr>
        <w:pStyle w:val="Nadpis2"/>
      </w:pPr>
      <w:bookmarkStart w:id="54" w:name="_Toc354136754"/>
      <w:r>
        <w:t>Návrh testů</w:t>
      </w:r>
      <w:bookmarkEnd w:id="54"/>
    </w:p>
    <w:p w:rsidR="00A01228" w:rsidRDefault="00A01228" w:rsidP="00A01228">
      <w:pPr>
        <w:pStyle w:val="Nadpis2"/>
      </w:pPr>
      <w:bookmarkStart w:id="55" w:name="_Toc354136755"/>
      <w:r>
        <w:t>Výsledky testů</w:t>
      </w:r>
      <w:bookmarkEnd w:id="55"/>
    </w:p>
    <w:p w:rsidR="00941D3D" w:rsidRDefault="00941D3D">
      <w:pPr>
        <w:spacing w:line="240" w:lineRule="auto"/>
      </w:pPr>
      <w:r>
        <w:br w:type="page"/>
      </w:r>
    </w:p>
    <w:p w:rsidR="00941D3D" w:rsidRDefault="00941D3D" w:rsidP="00941D3D">
      <w:pPr>
        <w:pStyle w:val="Nadpis1"/>
      </w:pPr>
      <w:bookmarkStart w:id="56" w:name="_Toc354136756"/>
      <w:r>
        <w:lastRenderedPageBreak/>
        <w:t>Napojení uživatelského rozhraní</w:t>
      </w:r>
      <w:bookmarkEnd w:id="56"/>
    </w:p>
    <w:p w:rsidR="00941D3D" w:rsidRDefault="00941D3D">
      <w:pPr>
        <w:spacing w:line="240" w:lineRule="auto"/>
      </w:pPr>
      <w:r>
        <w:br w:type="page"/>
      </w:r>
    </w:p>
    <w:p w:rsidR="001948C8" w:rsidRPr="00912EE1" w:rsidRDefault="001948C8" w:rsidP="001948C8">
      <w:pPr>
        <w:pStyle w:val="Nadpis1"/>
      </w:pPr>
      <w:bookmarkStart w:id="57" w:name="_Toc354136757"/>
      <w:r w:rsidRPr="00A74C3A">
        <w:lastRenderedPageBreak/>
        <w:t>Závěr</w:t>
      </w:r>
      <w:bookmarkEnd w:id="48"/>
      <w:bookmarkEnd w:id="49"/>
      <w:bookmarkEnd w:id="50"/>
      <w:bookmarkEnd w:id="57"/>
    </w:p>
    <w:p w:rsidR="001948C8" w:rsidRDefault="001948C8" w:rsidP="001948C8">
      <w:pPr>
        <w:pStyle w:val="Odstavecprvn"/>
      </w:pPr>
      <w:r>
        <w:t xml:space="preserve">V této práci jsem se zabýval </w:t>
      </w:r>
      <w:r>
        <w:rPr>
          <w:i/>
        </w:rPr>
        <w:t>modelem řízeným návrhem</w:t>
      </w:r>
      <w:r w:rsidR="0016397A">
        <w:t xml:space="preserve"> počítačových systémů.</w:t>
      </w:r>
      <w:r>
        <w:t xml:space="preserve"> </w:t>
      </w:r>
      <w:r w:rsidR="0016397A">
        <w:t>S</w:t>
      </w:r>
      <w:r>
        <w:t>truč</w:t>
      </w:r>
      <w:r w:rsidR="004E279F">
        <w:t>n</w:t>
      </w:r>
      <w:r>
        <w:t xml:space="preserve">ě </w:t>
      </w:r>
      <w:r w:rsidR="0016397A">
        <w:t xml:space="preserve">jsem </w:t>
      </w:r>
      <w:r>
        <w:t xml:space="preserve">prošel dosavadní historií </w:t>
      </w:r>
      <w:r w:rsidR="0016397A">
        <w:t>vývoje softwarového inženýrství, a poté</w:t>
      </w:r>
      <w:r>
        <w:t xml:space="preserve"> jsem se detailněji zaměřil na </w:t>
      </w:r>
      <w:r w:rsidR="00C5587E">
        <w:t>techniku modelem řízeného návrh (</w:t>
      </w:r>
      <w:r w:rsidR="00C5587E" w:rsidRPr="00CB49B4">
        <w:rPr>
          <w:i/>
        </w:rPr>
        <w:t>MBD</w:t>
      </w:r>
      <w:r w:rsidR="00C5587E">
        <w:t xml:space="preserve">), přesněji </w:t>
      </w:r>
      <w:r>
        <w:t xml:space="preserve">metodiku </w:t>
      </w:r>
      <w:r w:rsidRPr="00CB49B4">
        <w:rPr>
          <w:i/>
        </w:rPr>
        <w:t>MDA</w:t>
      </w:r>
      <w:r>
        <w:t xml:space="preserve"> (Model Driven Architecture) </w:t>
      </w:r>
      <w:r w:rsidR="000F40C0">
        <w:t>specifikovanou</w:t>
      </w:r>
      <w:r>
        <w:t xml:space="preserve"> skupinou OMG (viz. </w:t>
      </w:r>
      <w:sdt>
        <w:sdtPr>
          <w:id w:val="101129131"/>
          <w:citation/>
        </w:sdtPr>
        <w:sdtContent>
          <w:fldSimple w:instr=" CITATION Obj12 \l 1029 ">
            <w:r w:rsidR="001A6348">
              <w:rPr>
                <w:noProof/>
              </w:rPr>
              <w:t>(1)</w:t>
            </w:r>
          </w:fldSimple>
        </w:sdtContent>
      </w:sdt>
      <w:r>
        <w:t>).</w:t>
      </w:r>
      <w:r w:rsidR="0016397A">
        <w:t xml:space="preserve"> MBD odstraňuje hlavní nevýhody</w:t>
      </w:r>
      <w:r w:rsidR="00C5587E">
        <w:t xml:space="preserve"> klasický</w:t>
      </w:r>
      <w:r w:rsidR="0016397A">
        <w:t>ch návrhových metod, které jsou</w:t>
      </w:r>
      <w:r w:rsidR="00C5587E">
        <w:t xml:space="preserve"> neko</w:t>
      </w:r>
      <w:r w:rsidR="0016397A">
        <w:t>nzistentnost návrhových modelů s výslednou implementací</w:t>
      </w:r>
      <w:r w:rsidR="00C5587E">
        <w:t xml:space="preserve"> a nemožnost testovat a validovat systém ve fázi návrhu, tedy tvorby modelu systému. Návrh technikou </w:t>
      </w:r>
      <w:r w:rsidR="00C5587E" w:rsidRPr="00CB49B4">
        <w:rPr>
          <w:i/>
        </w:rPr>
        <w:t>MBD</w:t>
      </w:r>
      <w:r w:rsidR="00C5587E">
        <w:t xml:space="preserve"> je založen na formálně popsaných funkčních modelech, díky kterým je možné systém prototypovat a testovat již ve fázi návrhu. Překlad na odpovídající implementační kód je </w:t>
      </w:r>
      <w:r w:rsidR="007D1FE4">
        <w:t xml:space="preserve">oproti klasických metod, kdy implementační tým přepisuje model manuálně </w:t>
      </w:r>
      <w:r w:rsidR="000C23DF">
        <w:t>řádově několik měsíců</w:t>
      </w:r>
      <w:r w:rsidR="007D1FE4">
        <w:t xml:space="preserve">, </w:t>
      </w:r>
      <w:r w:rsidR="00C5587E">
        <w:t>prováděn automaticky pomocí mapovacích pravidel odpovídající</w:t>
      </w:r>
      <w:r w:rsidR="007D1FE4">
        <w:t>ch</w:t>
      </w:r>
      <w:r w:rsidR="00C5587E">
        <w:t xml:space="preserve"> dané cílové platformě, nebo je místo transformace funkční model zachován v aplikaci </w:t>
      </w:r>
      <w:r w:rsidR="000C23DF">
        <w:t>i při</w:t>
      </w:r>
      <w:r w:rsidR="00C5587E">
        <w:t xml:space="preserve"> reálném nasazení (</w:t>
      </w:r>
      <w:r w:rsidR="00C5587E" w:rsidRPr="00133942">
        <w:rPr>
          <w:i/>
        </w:rPr>
        <w:t>model continuity</w:t>
      </w:r>
      <w:r w:rsidR="00C5587E">
        <w:t>).</w:t>
      </w:r>
      <w:r w:rsidR="00175C37">
        <w:t xml:space="preserve"> Konkrétně u </w:t>
      </w:r>
      <w:r w:rsidR="00175C37" w:rsidRPr="00CB49B4">
        <w:rPr>
          <w:i/>
        </w:rPr>
        <w:t>MDA</w:t>
      </w:r>
      <w:r w:rsidR="00175C37">
        <w:t xml:space="preserve"> je návrhový model pop</w:t>
      </w:r>
      <w:r w:rsidR="00FB7B52">
        <w:t xml:space="preserve">sán jazykem </w:t>
      </w:r>
      <w:r w:rsidR="00FB7B52" w:rsidRPr="00CB49B4">
        <w:rPr>
          <w:i/>
        </w:rPr>
        <w:t>xUML</w:t>
      </w:r>
      <w:r w:rsidR="00FB7B52">
        <w:t xml:space="preserve">, který je vytvořen z notačního modelovacího jazyka </w:t>
      </w:r>
      <w:r w:rsidR="00FB7B52" w:rsidRPr="00CB49B4">
        <w:rPr>
          <w:i/>
        </w:rPr>
        <w:t>UML</w:t>
      </w:r>
      <w:r w:rsidR="00FB7B52">
        <w:t>, přičemž odstraňuje sémanticky slabé elementy a zbylým přidává striktně specifikovanou syntaxi a sémantiku.</w:t>
      </w:r>
    </w:p>
    <w:p w:rsidR="001948C8" w:rsidRPr="00C773C1" w:rsidRDefault="00133942" w:rsidP="00C773C1">
      <w:pPr>
        <w:pStyle w:val="Odstavecdal"/>
      </w:pPr>
      <w:r>
        <w:t xml:space="preserve">V další kapitole </w:t>
      </w:r>
      <w:r w:rsidR="001948C8">
        <w:t>jsem probral</w:t>
      </w:r>
      <w:r>
        <w:t xml:space="preserve"> obecný</w:t>
      </w:r>
      <w:r w:rsidR="001948C8">
        <w:t xml:space="preserve"> význam využití modelování a simulací ve vývoji systémů a poukázal jsem na výzkum probíhající na fakultě informačních technologií na VUT v Brně (viz. stránky výzkumné skupiny </w:t>
      </w:r>
      <w:sdt>
        <w:sdtPr>
          <w:id w:val="101129132"/>
          <w:citation/>
        </w:sdtPr>
        <w:sdtContent>
          <w:fldSimple w:instr=" CITATION Koč12 \l 1029 ">
            <w:r w:rsidR="001A6348">
              <w:rPr>
                <w:noProof/>
              </w:rPr>
              <w:t>(2)</w:t>
            </w:r>
          </w:fldSimple>
        </w:sdtContent>
      </w:sdt>
      <w:r w:rsidR="001948C8">
        <w:t xml:space="preserve">), který je zaměřen na využití formalismů jako </w:t>
      </w:r>
      <w:r w:rsidR="001948C8" w:rsidRPr="00CB49B4">
        <w:rPr>
          <w:i/>
        </w:rPr>
        <w:t>DEVS</w:t>
      </w:r>
      <w:r w:rsidR="001948C8">
        <w:t xml:space="preserve"> a </w:t>
      </w:r>
      <w:r w:rsidR="001948C8" w:rsidRPr="00CB49B4">
        <w:rPr>
          <w:i/>
        </w:rPr>
        <w:t>OOPN</w:t>
      </w:r>
      <w:r w:rsidR="001948C8">
        <w:t xml:space="preserve"> (Objek</w:t>
      </w:r>
      <w:r>
        <w:t>tově</w:t>
      </w:r>
      <w:r w:rsidR="008622F4">
        <w:t xml:space="preserve"> </w:t>
      </w:r>
      <w:r>
        <w:t>orientované Petriho sítě),</w:t>
      </w:r>
      <w:r w:rsidR="008622F4">
        <w:t xml:space="preserve"> vývoj nástrojů pro práci</w:t>
      </w:r>
      <w:r w:rsidR="001948C8">
        <w:t xml:space="preserve"> s těmito formalismy a </w:t>
      </w:r>
      <w:r>
        <w:t xml:space="preserve">aplikaci dříve zmiňovaného </w:t>
      </w:r>
      <w:r>
        <w:rPr>
          <w:i/>
        </w:rPr>
        <w:t>model continuity</w:t>
      </w:r>
      <w:r w:rsidR="001948C8">
        <w:t>.</w:t>
      </w:r>
      <w:r w:rsidR="00A43092">
        <w:t xml:space="preserve"> Podrobněji jsem se seznámil s </w:t>
      </w:r>
      <w:r>
        <w:t xml:space="preserve">formalismem </w:t>
      </w:r>
      <w:r w:rsidRPr="00CB49B4">
        <w:rPr>
          <w:i/>
        </w:rPr>
        <w:t>DEVS</w:t>
      </w:r>
      <w:r>
        <w:t xml:space="preserve">, který umožňuje hierarchické skládání podsystémů (komponent) v jeden komplexní </w:t>
      </w:r>
      <w:r w:rsidR="00C773C1">
        <w:t xml:space="preserve">událostně řízený diskrétní systém. Komponenty zde mohou být opět spojované, nebo atomické, kde se </w:t>
      </w:r>
      <w:r w:rsidR="00CB49B4">
        <w:t>mimo jiných formálních popisu chování, j</w:t>
      </w:r>
      <w:r w:rsidR="000244CC">
        <w:t>ako například konečné automaty,</w:t>
      </w:r>
      <w:r w:rsidR="00C773C1">
        <w:t xml:space="preserve"> uplatní </w:t>
      </w:r>
      <w:r w:rsidR="000244CC">
        <w:t>hlavně</w:t>
      </w:r>
      <w:r w:rsidR="00C773C1">
        <w:t xml:space="preserve"> formalismu</w:t>
      </w:r>
      <w:r w:rsidR="00690436">
        <w:t>s</w:t>
      </w:r>
      <w:r w:rsidR="00C773C1">
        <w:t xml:space="preserve"> </w:t>
      </w:r>
      <w:r w:rsidR="00C773C1" w:rsidRPr="00CB49B4">
        <w:rPr>
          <w:i/>
        </w:rPr>
        <w:t>OOPN</w:t>
      </w:r>
      <w:r w:rsidR="00C773C1">
        <w:t xml:space="preserve">, který spojuje výhody objektového programování a formálního </w:t>
      </w:r>
      <w:r w:rsidR="00F707D1">
        <w:t xml:space="preserve">matematického </w:t>
      </w:r>
      <w:r w:rsidR="00C773C1">
        <w:t xml:space="preserve">aparátu Petriho sítí. Teoreticky jsem se seznámil s vyvíjenými nástroji </w:t>
      </w:r>
      <w:r w:rsidR="00C773C1">
        <w:rPr>
          <w:i/>
        </w:rPr>
        <w:t>SmallDEVS/PNtalk</w:t>
      </w:r>
      <w:r w:rsidR="00C773C1">
        <w:t>, které umožňují programování modelu pomocí zmíněných formalismů</w:t>
      </w:r>
      <w:r w:rsidR="00CB49B4">
        <w:t>,</w:t>
      </w:r>
      <w:r w:rsidR="00C773C1">
        <w:t xml:space="preserve"> s důrazem na dynamičnost systému a možnost reálného nasazení modelu, respektive propojení</w:t>
      </w:r>
      <w:r w:rsidR="005C459F">
        <w:t xml:space="preserve"> simulovaných a reálných subsystémů, a kombinaci s jinými formalismy.</w:t>
      </w:r>
    </w:p>
    <w:p w:rsidR="00E2691B" w:rsidRDefault="00A43092" w:rsidP="00E2691B">
      <w:pPr>
        <w:pStyle w:val="Odstavecdal"/>
      </w:pPr>
      <w:r>
        <w:t>Doposud jsem provedl teoretickou přípravu pro modelem řízený návrh konferenčního systému, který je hlavním cílem mé diplomové práce. Pomocí uvedených formalismů</w:t>
      </w:r>
      <w:r w:rsidR="005C459F">
        <w:t xml:space="preserve"> a nástrojů</w:t>
      </w:r>
      <w:r>
        <w:t xml:space="preserve"> budu </w:t>
      </w:r>
      <w:r w:rsidR="000244CC">
        <w:t>vytvářet konferenční</w:t>
      </w:r>
      <w:r>
        <w:t xml:space="preserve"> sys</w:t>
      </w:r>
      <w:r w:rsidR="000244CC">
        <w:t>tém</w:t>
      </w:r>
      <w:r w:rsidR="0055780D">
        <w:t xml:space="preserve"> v základní funkčnosti. </w:t>
      </w:r>
      <w:r w:rsidR="005C459F">
        <w:t>Účelem mé diplomové práce je</w:t>
      </w:r>
      <w:r w:rsidR="00DC1347">
        <w:t xml:space="preserve"> na statickém, deterministickém informačním systému</w:t>
      </w:r>
      <w:r>
        <w:t xml:space="preserve"> demonstrovat techniky vývoje zkoumané výzkumnou skupinou Modelování a Simulace při fakultě FIT VUT v Brně</w:t>
      </w:r>
      <w:r w:rsidR="005C459F">
        <w:t>. Tento proces</w:t>
      </w:r>
      <w:r w:rsidR="0055780D">
        <w:t xml:space="preserve"> </w:t>
      </w:r>
      <w:r w:rsidR="005C459F">
        <w:t>vývoje poté</w:t>
      </w:r>
      <w:r w:rsidR="0055780D">
        <w:t xml:space="preserve"> zhodnotím a porovnám s klasickou met</w:t>
      </w:r>
      <w:r w:rsidR="005C459F">
        <w:t>odou vývoje informačních systémů.</w:t>
      </w:r>
    </w:p>
    <w:p w:rsidR="001948C8" w:rsidRDefault="001948C8" w:rsidP="00E2691B">
      <w:pPr>
        <w:pStyle w:val="Odstavecdal"/>
      </w:pPr>
      <w:r w:rsidRPr="00912EE1">
        <w:br w:type="page"/>
      </w:r>
    </w:p>
    <w:sdt>
      <w:sdtPr>
        <w:rPr>
          <w:rFonts w:cs="Times New Roman"/>
          <w:b w:val="0"/>
          <w:bCs w:val="0"/>
          <w:kern w:val="0"/>
          <w:sz w:val="22"/>
          <w:szCs w:val="24"/>
        </w:rPr>
        <w:id w:val="3167289"/>
        <w:docPartObj>
          <w:docPartGallery w:val="Bibliographies"/>
          <w:docPartUnique/>
        </w:docPartObj>
      </w:sdtPr>
      <w:sdtContent>
        <w:bookmarkStart w:id="58" w:name="_Toc343033302" w:displacedByCustomXml="prev"/>
        <w:bookmarkStart w:id="59" w:name="_Toc354136758" w:displacedByCustomXml="prev"/>
        <w:p w:rsidR="001948C8" w:rsidRDefault="001948C8" w:rsidP="001948C8">
          <w:pPr>
            <w:pStyle w:val="Nadpis1"/>
            <w:numPr>
              <w:ilvl w:val="0"/>
              <w:numId w:val="0"/>
            </w:numPr>
            <w:ind w:left="1134"/>
          </w:pPr>
          <w:r>
            <w:t>Bibliografie</w:t>
          </w:r>
          <w:bookmarkEnd w:id="59"/>
          <w:bookmarkEnd w:id="58"/>
        </w:p>
        <w:sdt>
          <w:sdtPr>
            <w:id w:val="111145805"/>
            <w:bibliography/>
          </w:sdtPr>
          <w:sdtContent>
            <w:p w:rsidR="001A6348" w:rsidRDefault="001942F5" w:rsidP="001A6348">
              <w:pPr>
                <w:pStyle w:val="Bibliografie"/>
                <w:rPr>
                  <w:noProof/>
                </w:rPr>
              </w:pPr>
              <w:r>
                <w:fldChar w:fldCharType="begin"/>
              </w:r>
              <w:r w:rsidR="001948C8">
                <w:instrText xml:space="preserve"> BIBLIOGRAPHY </w:instrText>
              </w:r>
              <w:r>
                <w:fldChar w:fldCharType="separate"/>
              </w:r>
              <w:r w:rsidR="001A6348">
                <w:rPr>
                  <w:noProof/>
                </w:rPr>
                <w:t xml:space="preserve">1. </w:t>
              </w:r>
              <w:r w:rsidR="001A6348">
                <w:rPr>
                  <w:b/>
                  <w:bCs/>
                  <w:noProof/>
                </w:rPr>
                <w:t>Object Management Group, Inc.</w:t>
              </w:r>
              <w:r w:rsidR="001A6348">
                <w:rPr>
                  <w:noProof/>
                </w:rPr>
                <w:t xml:space="preserve"> MDA. </w:t>
              </w:r>
              <w:r w:rsidR="001A6348">
                <w:rPr>
                  <w:i/>
                  <w:iCs/>
                  <w:noProof/>
                </w:rPr>
                <w:t xml:space="preserve">Object Management Group. </w:t>
              </w:r>
              <w:r w:rsidR="001A6348">
                <w:rPr>
                  <w:noProof/>
                </w:rPr>
                <w:t>[Online] 30. 10 2012. [Citace: 10. 12 2012.] http://www.omg.org/mda/.</w:t>
              </w:r>
            </w:p>
            <w:p w:rsidR="001A6348" w:rsidRDefault="001A6348" w:rsidP="001A6348">
              <w:pPr>
                <w:pStyle w:val="Bibliografie"/>
                <w:rPr>
                  <w:noProof/>
                </w:rPr>
              </w:pPr>
              <w:r>
                <w:rPr>
                  <w:noProof/>
                </w:rPr>
                <w:t xml:space="preserve">2. </w:t>
              </w:r>
              <w:r>
                <w:rPr>
                  <w:b/>
                  <w:bCs/>
                  <w:noProof/>
                </w:rPr>
                <w:t>Kočí, R., a další.</w:t>
              </w:r>
              <w:r>
                <w:rPr>
                  <w:noProof/>
                </w:rPr>
                <w:t xml:space="preserve"> Modelování a simulace. </w:t>
              </w:r>
              <w:r>
                <w:rPr>
                  <w:i/>
                  <w:iCs/>
                  <w:noProof/>
                </w:rPr>
                <w:t xml:space="preserve">Modelování a simulace. </w:t>
              </w:r>
              <w:r>
                <w:rPr>
                  <w:noProof/>
                </w:rPr>
                <w:t>[Online] [Citace: 11. 12 2012.] http://perchta.fit.vutbr.cz/research-modeling-and-simulation.</w:t>
              </w:r>
            </w:p>
            <w:p w:rsidR="001A6348" w:rsidRDefault="001A6348" w:rsidP="001A6348">
              <w:pPr>
                <w:pStyle w:val="Bibliografie"/>
                <w:rPr>
                  <w:noProof/>
                </w:rPr>
              </w:pPr>
              <w:r>
                <w:rPr>
                  <w:noProof/>
                </w:rPr>
                <w:t xml:space="preserve">3. </w:t>
              </w:r>
              <w:r>
                <w:rPr>
                  <w:b/>
                  <w:bCs/>
                  <w:noProof/>
                </w:rPr>
                <w:t>Object Management Group, Inc.</w:t>
              </w:r>
              <w:r>
                <w:rPr>
                  <w:noProof/>
                </w:rPr>
                <w:t xml:space="preserve"> UML Resource Page. </w:t>
              </w:r>
              <w:r>
                <w:rPr>
                  <w:i/>
                  <w:iCs/>
                  <w:noProof/>
                </w:rPr>
                <w:t xml:space="preserve">Object Management Group - UML. </w:t>
              </w:r>
              <w:r>
                <w:rPr>
                  <w:noProof/>
                </w:rPr>
                <w:t>[Online] 28. 11 2012. [Citace: 10. 12 2012.] http://www.uml.org/.</w:t>
              </w:r>
            </w:p>
            <w:p w:rsidR="001A6348" w:rsidRDefault="001A6348" w:rsidP="001A6348">
              <w:pPr>
                <w:pStyle w:val="Bibliografie"/>
                <w:rPr>
                  <w:noProof/>
                </w:rPr>
              </w:pPr>
              <w:r>
                <w:rPr>
                  <w:noProof/>
                </w:rPr>
                <w:t xml:space="preserve">4. </w:t>
              </w:r>
              <w:r>
                <w:rPr>
                  <w:b/>
                  <w:bCs/>
                  <w:noProof/>
                </w:rPr>
                <w:t>Kočí, R. a Janoušek, V.</w:t>
              </w:r>
              <w:r>
                <w:rPr>
                  <w:noProof/>
                </w:rPr>
                <w:t xml:space="preserve"> Simulace a vývoj systémů. </w:t>
              </w:r>
              <w:r>
                <w:rPr>
                  <w:i/>
                  <w:iCs/>
                  <w:noProof/>
                </w:rPr>
                <w:t xml:space="preserve">Modelování a simulace. </w:t>
              </w:r>
              <w:r>
                <w:rPr>
                  <w:noProof/>
                </w:rPr>
                <w:t>[Online] 17. 9 2010. [Citace: 11. 12 2012.] http://perchta.fit.vutbr.cz/research-modeling-and-simulation/3.</w:t>
              </w:r>
            </w:p>
            <w:p w:rsidR="001A6348" w:rsidRDefault="001A6348" w:rsidP="001A6348">
              <w:pPr>
                <w:pStyle w:val="Bibliografie"/>
                <w:rPr>
                  <w:noProof/>
                </w:rPr>
              </w:pPr>
              <w:r>
                <w:rPr>
                  <w:noProof/>
                </w:rPr>
                <w:t xml:space="preserve">5. </w:t>
              </w:r>
              <w:r>
                <w:rPr>
                  <w:b/>
                  <w:bCs/>
                  <w:noProof/>
                </w:rPr>
                <w:t>Raistrick, Ch., a další.</w:t>
              </w:r>
              <w:r>
                <w:rPr>
                  <w:noProof/>
                </w:rPr>
                <w:t xml:space="preserve"> </w:t>
              </w:r>
              <w:r>
                <w:rPr>
                  <w:i/>
                  <w:iCs/>
                  <w:noProof/>
                </w:rPr>
                <w:t xml:space="preserve">Model Driven Architecture with Executable UML. </w:t>
              </w:r>
              <w:r>
                <w:rPr>
                  <w:noProof/>
                </w:rPr>
                <w:t>Cambridge : Cambridge University Press, 2004. ISBN 0 521 53771 1.</w:t>
              </w:r>
            </w:p>
            <w:p w:rsidR="001A6348" w:rsidRDefault="001A6348" w:rsidP="001A6348">
              <w:pPr>
                <w:pStyle w:val="Bibliografie"/>
                <w:rPr>
                  <w:noProof/>
                </w:rPr>
              </w:pPr>
              <w:r>
                <w:rPr>
                  <w:noProof/>
                </w:rPr>
                <w:t xml:space="preserve">6. </w:t>
              </w:r>
              <w:r>
                <w:rPr>
                  <w:b/>
                  <w:bCs/>
                  <w:noProof/>
                </w:rPr>
                <w:t>Zendulka, Jaroslav.</w:t>
              </w:r>
              <w:r>
                <w:rPr>
                  <w:noProof/>
                </w:rPr>
                <w:t xml:space="preserve"> Projektování programových systémů. [Online] [Citace: 10. 12 2012.] http://www.fit.vutbr.cz/study/courses/PPS/public/pdf/11_2.pdf.</w:t>
              </w:r>
            </w:p>
            <w:p w:rsidR="001A6348" w:rsidRDefault="001A6348" w:rsidP="001A6348">
              <w:pPr>
                <w:pStyle w:val="Bibliografie"/>
                <w:rPr>
                  <w:noProof/>
                </w:rPr>
              </w:pPr>
              <w:r>
                <w:rPr>
                  <w:noProof/>
                </w:rPr>
                <w:t xml:space="preserve">7. </w:t>
              </w:r>
              <w:r>
                <w:rPr>
                  <w:b/>
                  <w:bCs/>
                  <w:noProof/>
                </w:rPr>
                <w:t>Patočka, Miroslav.</w:t>
              </w:r>
              <w:r>
                <w:rPr>
                  <w:noProof/>
                </w:rPr>
                <w:t xml:space="preserve"> </w:t>
              </w:r>
              <w:r>
                <w:rPr>
                  <w:i/>
                  <w:iCs/>
                  <w:noProof/>
                </w:rPr>
                <w:t xml:space="preserve">Řešení IS pomocí Model Driven Architecture. </w:t>
              </w:r>
              <w:r>
                <w:rPr>
                  <w:noProof/>
                </w:rPr>
                <w:t>[pdf] Brno : Masarykova Univerzita, 2008. Diplomová práce.</w:t>
              </w:r>
            </w:p>
            <w:p w:rsidR="001A6348" w:rsidRDefault="001A6348" w:rsidP="001A6348">
              <w:pPr>
                <w:pStyle w:val="Bibliografie"/>
                <w:rPr>
                  <w:noProof/>
                </w:rPr>
              </w:pPr>
              <w:r>
                <w:rPr>
                  <w:noProof/>
                </w:rPr>
                <w:t xml:space="preserve">8. </w:t>
              </w:r>
              <w:r>
                <w:rPr>
                  <w:b/>
                  <w:bCs/>
                  <w:noProof/>
                </w:rPr>
                <w:t>Ziegler, B.P., Preahofer, H. a Kim, T.G.</w:t>
              </w:r>
              <w:r>
                <w:rPr>
                  <w:noProof/>
                </w:rPr>
                <w:t xml:space="preserve"> </w:t>
              </w:r>
              <w:r>
                <w:rPr>
                  <w:i/>
                  <w:iCs/>
                  <w:noProof/>
                </w:rPr>
                <w:t xml:space="preserve">Theory of Modeling and Simulation: Integrating discrete event and continuous complex dynamic systems. </w:t>
              </w:r>
              <w:r>
                <w:rPr>
                  <w:noProof/>
                </w:rPr>
                <w:t>Vyd. 2. San Diego : Academic Press, 2000. ISBN 01-277-8455-1.</w:t>
              </w:r>
            </w:p>
            <w:p w:rsidR="001A6348" w:rsidRDefault="001A6348" w:rsidP="001A6348">
              <w:pPr>
                <w:pStyle w:val="Bibliografie"/>
                <w:rPr>
                  <w:noProof/>
                </w:rPr>
              </w:pPr>
              <w:r>
                <w:rPr>
                  <w:noProof/>
                </w:rPr>
                <w:t xml:space="preserve">9. </w:t>
              </w:r>
              <w:r>
                <w:rPr>
                  <w:b/>
                  <w:bCs/>
                  <w:noProof/>
                </w:rPr>
                <w:t>Janoušek, V.</w:t>
              </w:r>
              <w:r>
                <w:rPr>
                  <w:noProof/>
                </w:rPr>
                <w:t xml:space="preserve"> Modelování objektů Petriho sítěmi. </w:t>
              </w:r>
              <w:r>
                <w:rPr>
                  <w:i/>
                  <w:iCs/>
                  <w:noProof/>
                </w:rPr>
                <w:t xml:space="preserve">Disertační práce. </w:t>
              </w:r>
              <w:r>
                <w:rPr>
                  <w:noProof/>
                </w:rPr>
                <w:t>Brno : Fakulta informačních technologií, Vysoké učení technické v Brně, 2008. ISBN 978-80-214-3747-4.</w:t>
              </w:r>
            </w:p>
            <w:p w:rsidR="001A6348" w:rsidRDefault="001A6348" w:rsidP="001A6348">
              <w:pPr>
                <w:pStyle w:val="Bibliografie"/>
                <w:rPr>
                  <w:noProof/>
                </w:rPr>
              </w:pPr>
              <w:r>
                <w:rPr>
                  <w:noProof/>
                </w:rPr>
                <w:t xml:space="preserve">10. </w:t>
              </w:r>
              <w:r>
                <w:rPr>
                  <w:b/>
                  <w:bCs/>
                  <w:noProof/>
                </w:rPr>
                <w:t>Girault, C. a Valk, R.</w:t>
              </w:r>
              <w:r>
                <w:rPr>
                  <w:noProof/>
                </w:rPr>
                <w:t xml:space="preserve"> </w:t>
              </w:r>
              <w:r>
                <w:rPr>
                  <w:i/>
                  <w:iCs/>
                  <w:noProof/>
                </w:rPr>
                <w:t xml:space="preserve">Petri Nets for Systems Engineering. A Guide to Modeling, Verification, and Applications. </w:t>
              </w:r>
              <w:r>
                <w:rPr>
                  <w:noProof/>
                </w:rPr>
                <w:t>Berlin : Springer, 2003. ISBN 3-560-41217-4.</w:t>
              </w:r>
            </w:p>
            <w:p w:rsidR="001A6348" w:rsidRDefault="001A6348" w:rsidP="001A6348">
              <w:pPr>
                <w:pStyle w:val="Bibliografie"/>
                <w:rPr>
                  <w:noProof/>
                </w:rPr>
              </w:pPr>
              <w:r>
                <w:rPr>
                  <w:noProof/>
                </w:rPr>
                <w:t xml:space="preserve">11. </w:t>
              </w:r>
              <w:r>
                <w:rPr>
                  <w:b/>
                  <w:bCs/>
                  <w:noProof/>
                </w:rPr>
                <w:t>Janoušek, V.</w:t>
              </w:r>
              <w:r>
                <w:rPr>
                  <w:noProof/>
                </w:rPr>
                <w:t xml:space="preserve"> Systémy s diskrétními událostmi, formalismus DEVS. </w:t>
              </w:r>
              <w:r>
                <w:rPr>
                  <w:i/>
                  <w:iCs/>
                  <w:noProof/>
                </w:rPr>
                <w:t xml:space="preserve">Prezentace k přednáškám. </w:t>
              </w:r>
              <w:r>
                <w:rPr>
                  <w:noProof/>
                </w:rPr>
                <w:t xml:space="preserve">[pdf]. </w:t>
              </w:r>
            </w:p>
            <w:p w:rsidR="001A6348" w:rsidRDefault="001A6348" w:rsidP="001A6348">
              <w:pPr>
                <w:pStyle w:val="Bibliografie"/>
                <w:rPr>
                  <w:noProof/>
                </w:rPr>
              </w:pPr>
              <w:r>
                <w:rPr>
                  <w:noProof/>
                </w:rPr>
                <w:t xml:space="preserve">12. </w:t>
              </w:r>
              <w:r>
                <w:rPr>
                  <w:b/>
                  <w:bCs/>
                  <w:noProof/>
                </w:rPr>
                <w:t>Peringer, P.</w:t>
              </w:r>
              <w:r>
                <w:rPr>
                  <w:noProof/>
                </w:rPr>
                <w:t xml:space="preserve"> Simulační nástroje a techniky. </w:t>
              </w:r>
              <w:r>
                <w:rPr>
                  <w:i/>
                  <w:iCs/>
                  <w:noProof/>
                </w:rPr>
                <w:t xml:space="preserve">Prezentace k přednáškám. </w:t>
              </w:r>
              <w:r>
                <w:rPr>
                  <w:noProof/>
                </w:rPr>
                <w:t>[pdf]. Brno : Fakulta informačních techologií, Vysoké učení technické v Brně, 2011.</w:t>
              </w:r>
            </w:p>
            <w:p w:rsidR="001A6348" w:rsidRDefault="001A6348" w:rsidP="001A6348">
              <w:pPr>
                <w:pStyle w:val="Bibliografie"/>
                <w:rPr>
                  <w:noProof/>
                </w:rPr>
              </w:pPr>
              <w:r>
                <w:rPr>
                  <w:noProof/>
                </w:rPr>
                <w:t xml:space="preserve">13. Objektová Petriho síť. </w:t>
              </w:r>
              <w:r>
                <w:rPr>
                  <w:i/>
                  <w:iCs/>
                  <w:noProof/>
                </w:rPr>
                <w:t xml:space="preserve">akela.mendelu.cz. </w:t>
              </w:r>
              <w:r>
                <w:rPr>
                  <w:noProof/>
                </w:rPr>
                <w:t>[Online] [Citace: 11. 12 2012.] https://akela.mendelu.cz/~petrj/opnml/opn.html.</w:t>
              </w:r>
            </w:p>
            <w:p w:rsidR="001948C8" w:rsidRDefault="001942F5" w:rsidP="001A6348">
              <w:r>
                <w:fldChar w:fldCharType="end"/>
              </w:r>
            </w:p>
            <w:p w:rsidR="001948C8" w:rsidRDefault="001942F5" w:rsidP="00960734">
              <w:pPr>
                <w:spacing w:line="276" w:lineRule="auto"/>
              </w:pPr>
            </w:p>
          </w:sdtContent>
        </w:sdt>
      </w:sdtContent>
    </w:sdt>
    <w:sectPr w:rsidR="001948C8" w:rsidSect="009F3255">
      <w:footerReference w:type="default" r:id="rId23"/>
      <w:pgSz w:w="11906" w:h="16838"/>
      <w:pgMar w:top="1701" w:right="1286" w:bottom="2127" w:left="1620" w:header="708" w:footer="708" w:gutter="0"/>
      <w:pgNumType w:start="1"/>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7" w:author="Matron" w:date="2013-04-18T23:58:00Z" w:initials="M">
    <w:p w:rsidR="004905D0" w:rsidRDefault="004905D0">
      <w:pPr>
        <w:pStyle w:val="Textkomente"/>
      </w:pPr>
      <w:r>
        <w:rPr>
          <w:rStyle w:val="Odkaznakoment"/>
        </w:rPr>
        <w:annotationRef/>
      </w:r>
      <w:r>
        <w:t>oprava: čárky a spojky</w:t>
      </w:r>
    </w:p>
  </w:comment>
  <w:comment w:id="8" w:author="Matron" w:date="2013-04-19T00:04:00Z" w:initials="M">
    <w:p w:rsidR="004905D0" w:rsidRDefault="004905D0">
      <w:pPr>
        <w:pStyle w:val="Textkomente"/>
      </w:pPr>
      <w:r>
        <w:rPr>
          <w:rStyle w:val="Odkaznakoment"/>
        </w:rPr>
        <w:annotationRef/>
      </w:r>
      <w:r>
        <w:t>Udělat odkazy</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D026D" w:rsidRDefault="008D026D">
      <w:pPr>
        <w:spacing w:line="240" w:lineRule="auto"/>
      </w:pPr>
      <w:r>
        <w:separator/>
      </w:r>
    </w:p>
  </w:endnote>
  <w:endnote w:type="continuationSeparator" w:id="0">
    <w:p w:rsidR="008D026D" w:rsidRDefault="008D026D">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02FF" w:usb1="4000ACFF" w:usb2="00000001"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5D0" w:rsidRDefault="001942F5" w:rsidP="00877C96">
    <w:pPr>
      <w:pStyle w:val="Zpat"/>
      <w:framePr w:wrap="around" w:vAnchor="text" w:hAnchor="margin" w:xAlign="right" w:y="1"/>
      <w:rPr>
        <w:rStyle w:val="slostrnky"/>
      </w:rPr>
    </w:pPr>
    <w:r>
      <w:rPr>
        <w:rStyle w:val="slostrnky"/>
      </w:rPr>
      <w:fldChar w:fldCharType="begin"/>
    </w:r>
    <w:r w:rsidR="004905D0">
      <w:rPr>
        <w:rStyle w:val="slostrnky"/>
      </w:rPr>
      <w:instrText xml:space="preserve">PAGE  </w:instrText>
    </w:r>
    <w:r>
      <w:rPr>
        <w:rStyle w:val="slostrnky"/>
      </w:rPr>
      <w:fldChar w:fldCharType="end"/>
    </w:r>
  </w:p>
  <w:p w:rsidR="004905D0" w:rsidRDefault="004905D0" w:rsidP="002975FF">
    <w:pPr>
      <w:pStyle w:val="Zpat"/>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5D0" w:rsidRDefault="004905D0" w:rsidP="002975FF">
    <w:pPr>
      <w:pStyle w:val="Zpat"/>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5D0" w:rsidRDefault="001942F5" w:rsidP="00F70D8F">
    <w:pPr>
      <w:pStyle w:val="Zpat"/>
      <w:jc w:val="right"/>
    </w:pPr>
    <w:r>
      <w:rPr>
        <w:rStyle w:val="slostrnky"/>
      </w:rPr>
      <w:fldChar w:fldCharType="begin"/>
    </w:r>
    <w:r w:rsidR="004905D0">
      <w:rPr>
        <w:rStyle w:val="slostrnky"/>
      </w:rPr>
      <w:instrText xml:space="preserve">PAGE  </w:instrText>
    </w:r>
    <w:r>
      <w:rPr>
        <w:rStyle w:val="slostrnky"/>
      </w:rPr>
      <w:fldChar w:fldCharType="separate"/>
    </w:r>
    <w:r w:rsidR="000A080F">
      <w:rPr>
        <w:rStyle w:val="slostrnky"/>
        <w:noProof/>
      </w:rPr>
      <w:t>20</w:t>
    </w:r>
    <w:r>
      <w:rPr>
        <w:rStyle w:val="slostrnky"/>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D026D" w:rsidRDefault="008D026D">
      <w:pPr>
        <w:spacing w:line="240" w:lineRule="auto"/>
      </w:pPr>
      <w:r>
        <w:separator/>
      </w:r>
    </w:p>
  </w:footnote>
  <w:footnote w:type="continuationSeparator" w:id="0">
    <w:p w:rsidR="008D026D" w:rsidRDefault="008D026D">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9346EB"/>
    <w:multiLevelType w:val="hybridMultilevel"/>
    <w:tmpl w:val="B2B66B4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
    <w:nsid w:val="2C404DFA"/>
    <w:multiLevelType w:val="hybridMultilevel"/>
    <w:tmpl w:val="2098E558"/>
    <w:lvl w:ilvl="0" w:tplc="0405000F">
      <w:start w:val="1"/>
      <w:numFmt w:val="decimal"/>
      <w:lvlText w:val="%1."/>
      <w:lvlJc w:val="left"/>
      <w:pPr>
        <w:ind w:left="1287" w:hanging="360"/>
      </w:pPr>
    </w:lvl>
    <w:lvl w:ilvl="1" w:tplc="04050019" w:tentative="1">
      <w:start w:val="1"/>
      <w:numFmt w:val="lowerLetter"/>
      <w:lvlText w:val="%2."/>
      <w:lvlJc w:val="left"/>
      <w:pPr>
        <w:ind w:left="2007" w:hanging="360"/>
      </w:pPr>
    </w:lvl>
    <w:lvl w:ilvl="2" w:tplc="0405001B" w:tentative="1">
      <w:start w:val="1"/>
      <w:numFmt w:val="lowerRoman"/>
      <w:lvlText w:val="%3."/>
      <w:lvlJc w:val="right"/>
      <w:pPr>
        <w:ind w:left="2727" w:hanging="180"/>
      </w:pPr>
    </w:lvl>
    <w:lvl w:ilvl="3" w:tplc="0405000F" w:tentative="1">
      <w:start w:val="1"/>
      <w:numFmt w:val="decimal"/>
      <w:lvlText w:val="%4."/>
      <w:lvlJc w:val="left"/>
      <w:pPr>
        <w:ind w:left="3447" w:hanging="360"/>
      </w:pPr>
    </w:lvl>
    <w:lvl w:ilvl="4" w:tplc="04050019" w:tentative="1">
      <w:start w:val="1"/>
      <w:numFmt w:val="lowerLetter"/>
      <w:lvlText w:val="%5."/>
      <w:lvlJc w:val="left"/>
      <w:pPr>
        <w:ind w:left="4167" w:hanging="360"/>
      </w:pPr>
    </w:lvl>
    <w:lvl w:ilvl="5" w:tplc="0405001B" w:tentative="1">
      <w:start w:val="1"/>
      <w:numFmt w:val="lowerRoman"/>
      <w:lvlText w:val="%6."/>
      <w:lvlJc w:val="right"/>
      <w:pPr>
        <w:ind w:left="4887" w:hanging="180"/>
      </w:pPr>
    </w:lvl>
    <w:lvl w:ilvl="6" w:tplc="0405000F" w:tentative="1">
      <w:start w:val="1"/>
      <w:numFmt w:val="decimal"/>
      <w:lvlText w:val="%7."/>
      <w:lvlJc w:val="left"/>
      <w:pPr>
        <w:ind w:left="5607" w:hanging="360"/>
      </w:pPr>
    </w:lvl>
    <w:lvl w:ilvl="7" w:tplc="04050019" w:tentative="1">
      <w:start w:val="1"/>
      <w:numFmt w:val="lowerLetter"/>
      <w:lvlText w:val="%8."/>
      <w:lvlJc w:val="left"/>
      <w:pPr>
        <w:ind w:left="6327" w:hanging="360"/>
      </w:pPr>
    </w:lvl>
    <w:lvl w:ilvl="8" w:tplc="0405001B" w:tentative="1">
      <w:start w:val="1"/>
      <w:numFmt w:val="lowerRoman"/>
      <w:lvlText w:val="%9."/>
      <w:lvlJc w:val="right"/>
      <w:pPr>
        <w:ind w:left="7047" w:hanging="180"/>
      </w:pPr>
    </w:lvl>
  </w:abstractNum>
  <w:abstractNum w:abstractNumId="2">
    <w:nsid w:val="35C2057E"/>
    <w:multiLevelType w:val="hybridMultilevel"/>
    <w:tmpl w:val="C212A588"/>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
    <w:nsid w:val="3D454D56"/>
    <w:multiLevelType w:val="hybridMultilevel"/>
    <w:tmpl w:val="61821536"/>
    <w:lvl w:ilvl="0" w:tplc="0405000F">
      <w:start w:val="1"/>
      <w:numFmt w:val="decimal"/>
      <w:lvlText w:val="%1."/>
      <w:lvlJc w:val="left"/>
      <w:pPr>
        <w:ind w:left="1287" w:hanging="360"/>
      </w:pPr>
    </w:lvl>
    <w:lvl w:ilvl="1" w:tplc="04050019" w:tentative="1">
      <w:start w:val="1"/>
      <w:numFmt w:val="lowerLetter"/>
      <w:lvlText w:val="%2."/>
      <w:lvlJc w:val="left"/>
      <w:pPr>
        <w:ind w:left="2007" w:hanging="360"/>
      </w:pPr>
    </w:lvl>
    <w:lvl w:ilvl="2" w:tplc="0405001B" w:tentative="1">
      <w:start w:val="1"/>
      <w:numFmt w:val="lowerRoman"/>
      <w:lvlText w:val="%3."/>
      <w:lvlJc w:val="right"/>
      <w:pPr>
        <w:ind w:left="2727" w:hanging="180"/>
      </w:pPr>
    </w:lvl>
    <w:lvl w:ilvl="3" w:tplc="0405000F" w:tentative="1">
      <w:start w:val="1"/>
      <w:numFmt w:val="decimal"/>
      <w:lvlText w:val="%4."/>
      <w:lvlJc w:val="left"/>
      <w:pPr>
        <w:ind w:left="3447" w:hanging="360"/>
      </w:pPr>
    </w:lvl>
    <w:lvl w:ilvl="4" w:tplc="04050019" w:tentative="1">
      <w:start w:val="1"/>
      <w:numFmt w:val="lowerLetter"/>
      <w:lvlText w:val="%5."/>
      <w:lvlJc w:val="left"/>
      <w:pPr>
        <w:ind w:left="4167" w:hanging="360"/>
      </w:pPr>
    </w:lvl>
    <w:lvl w:ilvl="5" w:tplc="0405001B" w:tentative="1">
      <w:start w:val="1"/>
      <w:numFmt w:val="lowerRoman"/>
      <w:lvlText w:val="%6."/>
      <w:lvlJc w:val="right"/>
      <w:pPr>
        <w:ind w:left="4887" w:hanging="180"/>
      </w:pPr>
    </w:lvl>
    <w:lvl w:ilvl="6" w:tplc="0405000F" w:tentative="1">
      <w:start w:val="1"/>
      <w:numFmt w:val="decimal"/>
      <w:lvlText w:val="%7."/>
      <w:lvlJc w:val="left"/>
      <w:pPr>
        <w:ind w:left="5607" w:hanging="360"/>
      </w:pPr>
    </w:lvl>
    <w:lvl w:ilvl="7" w:tplc="04050019" w:tentative="1">
      <w:start w:val="1"/>
      <w:numFmt w:val="lowerLetter"/>
      <w:lvlText w:val="%8."/>
      <w:lvlJc w:val="left"/>
      <w:pPr>
        <w:ind w:left="6327" w:hanging="360"/>
      </w:pPr>
    </w:lvl>
    <w:lvl w:ilvl="8" w:tplc="0405001B" w:tentative="1">
      <w:start w:val="1"/>
      <w:numFmt w:val="lowerRoman"/>
      <w:lvlText w:val="%9."/>
      <w:lvlJc w:val="right"/>
      <w:pPr>
        <w:ind w:left="7047" w:hanging="180"/>
      </w:pPr>
    </w:lvl>
  </w:abstractNum>
  <w:abstractNum w:abstractNumId="4">
    <w:nsid w:val="40DF67A0"/>
    <w:multiLevelType w:val="hybridMultilevel"/>
    <w:tmpl w:val="313E8D60"/>
    <w:lvl w:ilvl="0" w:tplc="0405000F">
      <w:start w:val="1"/>
      <w:numFmt w:val="decimal"/>
      <w:lvlText w:val="%1."/>
      <w:lvlJc w:val="left"/>
      <w:pPr>
        <w:ind w:left="1287" w:hanging="360"/>
      </w:pPr>
      <w:rPr>
        <w:rFonts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5">
    <w:nsid w:val="47BF2F83"/>
    <w:multiLevelType w:val="hybridMultilevel"/>
    <w:tmpl w:val="DA686E0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6">
    <w:nsid w:val="617B7B7B"/>
    <w:multiLevelType w:val="hybridMultilevel"/>
    <w:tmpl w:val="056A1D0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7">
    <w:nsid w:val="61C34DF1"/>
    <w:multiLevelType w:val="multilevel"/>
    <w:tmpl w:val="AA5E6D0E"/>
    <w:lvl w:ilvl="0">
      <w:start w:val="1"/>
      <w:numFmt w:val="decimal"/>
      <w:pStyle w:val="Nadpis1"/>
      <w:lvlText w:val="%1."/>
      <w:lvlJc w:val="left"/>
      <w:pPr>
        <w:tabs>
          <w:tab w:val="num" w:pos="1134"/>
        </w:tabs>
        <w:ind w:left="1134" w:hanging="1134"/>
      </w:pPr>
      <w:rPr>
        <w:rFonts w:hint="default"/>
      </w:rPr>
    </w:lvl>
    <w:lvl w:ilvl="1">
      <w:start w:val="1"/>
      <w:numFmt w:val="decimal"/>
      <w:pStyle w:val="Nadpis2"/>
      <w:lvlText w:val="%1.%2"/>
      <w:lvlJc w:val="left"/>
      <w:pPr>
        <w:tabs>
          <w:tab w:val="num" w:pos="1134"/>
        </w:tabs>
        <w:ind w:left="1134" w:hanging="1134"/>
      </w:pPr>
      <w:rPr>
        <w:rFonts w:hint="default"/>
      </w:rPr>
    </w:lvl>
    <w:lvl w:ilvl="2">
      <w:start w:val="1"/>
      <w:numFmt w:val="decimal"/>
      <w:pStyle w:val="Nadpis3"/>
      <w:lvlText w:val="%1.%2.%3"/>
      <w:lvlJc w:val="left"/>
      <w:pPr>
        <w:tabs>
          <w:tab w:val="num" w:pos="1134"/>
        </w:tabs>
        <w:ind w:left="1134" w:hanging="1134"/>
      </w:pPr>
      <w:rPr>
        <w:rFonts w:hint="default"/>
      </w:rPr>
    </w:lvl>
    <w:lvl w:ilvl="3">
      <w:start w:val="1"/>
      <w:numFmt w:val="decimal"/>
      <w:pStyle w:val="Nadpis4"/>
      <w:lvlText w:val="%1.%2.%3.%4"/>
      <w:lvlJc w:val="left"/>
      <w:pPr>
        <w:tabs>
          <w:tab w:val="num" w:pos="1134"/>
        </w:tabs>
        <w:ind w:left="1134" w:hanging="1134"/>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nsid w:val="795D3AC1"/>
    <w:multiLevelType w:val="hybridMultilevel"/>
    <w:tmpl w:val="7290760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nsid w:val="7F3F7B24"/>
    <w:multiLevelType w:val="hybridMultilevel"/>
    <w:tmpl w:val="EA7E8C5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num w:numId="1">
    <w:abstractNumId w:val="7"/>
  </w:num>
  <w:num w:numId="2">
    <w:abstractNumId w:val="4"/>
  </w:num>
  <w:num w:numId="3">
    <w:abstractNumId w:val="3"/>
  </w:num>
  <w:num w:numId="4">
    <w:abstractNumId w:val="8"/>
  </w:num>
  <w:num w:numId="5">
    <w:abstractNumId w:val="6"/>
  </w:num>
  <w:num w:numId="6">
    <w:abstractNumId w:val="2"/>
  </w:num>
  <w:num w:numId="7">
    <w:abstractNumId w:val="9"/>
  </w:num>
  <w:num w:numId="8">
    <w:abstractNumId w:val="5"/>
  </w:num>
  <w:num w:numId="9">
    <w:abstractNumId w:val="1"/>
  </w:num>
  <w:num w:numId="10">
    <w:abstractNumId w:val="0"/>
  </w:num>
  <w:numIdMacAtCleanup w:val="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stylePaneFormatFilter w:val="0004"/>
  <w:defaultTabStop w:val="708"/>
  <w:hyphenationZone w:val="425"/>
  <w:noPunctuationKerning/>
  <w:characterSpacingControl w:val="doNotCompress"/>
  <w:footnotePr>
    <w:footnote w:id="-1"/>
    <w:footnote w:id="0"/>
  </w:footnotePr>
  <w:endnotePr>
    <w:endnote w:id="-1"/>
    <w:endnote w:id="0"/>
  </w:endnotePr>
  <w:compat/>
  <w:rsids>
    <w:rsidRoot w:val="006405B4"/>
    <w:rsid w:val="00007997"/>
    <w:rsid w:val="00013A6E"/>
    <w:rsid w:val="000157A4"/>
    <w:rsid w:val="00016368"/>
    <w:rsid w:val="00020172"/>
    <w:rsid w:val="00020EAD"/>
    <w:rsid w:val="0002389B"/>
    <w:rsid w:val="000244CC"/>
    <w:rsid w:val="00024939"/>
    <w:rsid w:val="00027597"/>
    <w:rsid w:val="00031BFF"/>
    <w:rsid w:val="0003307C"/>
    <w:rsid w:val="000340E8"/>
    <w:rsid w:val="000348FF"/>
    <w:rsid w:val="0004307E"/>
    <w:rsid w:val="00045B64"/>
    <w:rsid w:val="00046876"/>
    <w:rsid w:val="00046C2B"/>
    <w:rsid w:val="000661B9"/>
    <w:rsid w:val="00070400"/>
    <w:rsid w:val="00073170"/>
    <w:rsid w:val="00076E1D"/>
    <w:rsid w:val="000821D6"/>
    <w:rsid w:val="00083B69"/>
    <w:rsid w:val="0009424B"/>
    <w:rsid w:val="000966BA"/>
    <w:rsid w:val="00097842"/>
    <w:rsid w:val="000A080F"/>
    <w:rsid w:val="000A3486"/>
    <w:rsid w:val="000A5AB1"/>
    <w:rsid w:val="000B585C"/>
    <w:rsid w:val="000B6C0E"/>
    <w:rsid w:val="000B75FE"/>
    <w:rsid w:val="000C23DF"/>
    <w:rsid w:val="000C57E7"/>
    <w:rsid w:val="000D3C17"/>
    <w:rsid w:val="000D49A5"/>
    <w:rsid w:val="000D63AF"/>
    <w:rsid w:val="000D6BD7"/>
    <w:rsid w:val="000D700F"/>
    <w:rsid w:val="000F01B0"/>
    <w:rsid w:val="000F0E7C"/>
    <w:rsid w:val="000F134A"/>
    <w:rsid w:val="000F2772"/>
    <w:rsid w:val="000F40C0"/>
    <w:rsid w:val="000F6C3D"/>
    <w:rsid w:val="000F6D98"/>
    <w:rsid w:val="00102CA7"/>
    <w:rsid w:val="00105479"/>
    <w:rsid w:val="00133942"/>
    <w:rsid w:val="00141273"/>
    <w:rsid w:val="00150AA7"/>
    <w:rsid w:val="00156006"/>
    <w:rsid w:val="0016397A"/>
    <w:rsid w:val="00175C37"/>
    <w:rsid w:val="0017732E"/>
    <w:rsid w:val="0018284C"/>
    <w:rsid w:val="001835AE"/>
    <w:rsid w:val="001846C5"/>
    <w:rsid w:val="001908A3"/>
    <w:rsid w:val="0019118E"/>
    <w:rsid w:val="001942F5"/>
    <w:rsid w:val="001948C8"/>
    <w:rsid w:val="001A6348"/>
    <w:rsid w:val="001A7E2B"/>
    <w:rsid w:val="001B4D21"/>
    <w:rsid w:val="001D49EF"/>
    <w:rsid w:val="001D6340"/>
    <w:rsid w:val="001F190F"/>
    <w:rsid w:val="001F56F7"/>
    <w:rsid w:val="00224EB0"/>
    <w:rsid w:val="00224FB3"/>
    <w:rsid w:val="002266AF"/>
    <w:rsid w:val="00253007"/>
    <w:rsid w:val="00256E2D"/>
    <w:rsid w:val="002614EF"/>
    <w:rsid w:val="00275008"/>
    <w:rsid w:val="002820E9"/>
    <w:rsid w:val="002831DD"/>
    <w:rsid w:val="00285818"/>
    <w:rsid w:val="00287726"/>
    <w:rsid w:val="002975FF"/>
    <w:rsid w:val="00297F69"/>
    <w:rsid w:val="002A5F3E"/>
    <w:rsid w:val="002B2A73"/>
    <w:rsid w:val="002C04DF"/>
    <w:rsid w:val="002C0A91"/>
    <w:rsid w:val="002C167C"/>
    <w:rsid w:val="002C3AC9"/>
    <w:rsid w:val="002C7575"/>
    <w:rsid w:val="002C799E"/>
    <w:rsid w:val="002D2A1B"/>
    <w:rsid w:val="002D40B8"/>
    <w:rsid w:val="002D4CA1"/>
    <w:rsid w:val="002D4F71"/>
    <w:rsid w:val="002F0DD6"/>
    <w:rsid w:val="002F481F"/>
    <w:rsid w:val="002F65F6"/>
    <w:rsid w:val="002F7423"/>
    <w:rsid w:val="003031E5"/>
    <w:rsid w:val="00304637"/>
    <w:rsid w:val="00305000"/>
    <w:rsid w:val="00314E99"/>
    <w:rsid w:val="00315822"/>
    <w:rsid w:val="00317580"/>
    <w:rsid w:val="00334E64"/>
    <w:rsid w:val="00335724"/>
    <w:rsid w:val="00335C17"/>
    <w:rsid w:val="0034061E"/>
    <w:rsid w:val="003470A5"/>
    <w:rsid w:val="0035009A"/>
    <w:rsid w:val="0035110A"/>
    <w:rsid w:val="003513BB"/>
    <w:rsid w:val="00360863"/>
    <w:rsid w:val="0036216C"/>
    <w:rsid w:val="00375202"/>
    <w:rsid w:val="003813F7"/>
    <w:rsid w:val="00387C7F"/>
    <w:rsid w:val="003926B2"/>
    <w:rsid w:val="00392B02"/>
    <w:rsid w:val="003964FA"/>
    <w:rsid w:val="0039674B"/>
    <w:rsid w:val="00397A53"/>
    <w:rsid w:val="003A2A39"/>
    <w:rsid w:val="003B4523"/>
    <w:rsid w:val="003C4DEF"/>
    <w:rsid w:val="003D3655"/>
    <w:rsid w:val="003E32DB"/>
    <w:rsid w:val="003F46AA"/>
    <w:rsid w:val="003F46DE"/>
    <w:rsid w:val="003F64A4"/>
    <w:rsid w:val="00400C6A"/>
    <w:rsid w:val="00401E9C"/>
    <w:rsid w:val="00403BC8"/>
    <w:rsid w:val="00435B01"/>
    <w:rsid w:val="00443FF5"/>
    <w:rsid w:val="00462077"/>
    <w:rsid w:val="00466DCF"/>
    <w:rsid w:val="00467A31"/>
    <w:rsid w:val="00481F02"/>
    <w:rsid w:val="004837CD"/>
    <w:rsid w:val="004905D0"/>
    <w:rsid w:val="00493C17"/>
    <w:rsid w:val="0049544D"/>
    <w:rsid w:val="004A1970"/>
    <w:rsid w:val="004B3DDA"/>
    <w:rsid w:val="004B455A"/>
    <w:rsid w:val="004C191A"/>
    <w:rsid w:val="004C356A"/>
    <w:rsid w:val="004D13B6"/>
    <w:rsid w:val="004D32B5"/>
    <w:rsid w:val="004D4038"/>
    <w:rsid w:val="004D5B83"/>
    <w:rsid w:val="004E279F"/>
    <w:rsid w:val="004E7A66"/>
    <w:rsid w:val="004E7E41"/>
    <w:rsid w:val="004F6A9E"/>
    <w:rsid w:val="004F7715"/>
    <w:rsid w:val="005057DE"/>
    <w:rsid w:val="005113D7"/>
    <w:rsid w:val="005131DE"/>
    <w:rsid w:val="00515A78"/>
    <w:rsid w:val="005233E5"/>
    <w:rsid w:val="0054346B"/>
    <w:rsid w:val="00550D82"/>
    <w:rsid w:val="0055780D"/>
    <w:rsid w:val="00557AFD"/>
    <w:rsid w:val="00564686"/>
    <w:rsid w:val="00566F57"/>
    <w:rsid w:val="0057294C"/>
    <w:rsid w:val="00576818"/>
    <w:rsid w:val="005A06BE"/>
    <w:rsid w:val="005A544B"/>
    <w:rsid w:val="005B564E"/>
    <w:rsid w:val="005C459F"/>
    <w:rsid w:val="005C54FE"/>
    <w:rsid w:val="005D4140"/>
    <w:rsid w:val="005D581F"/>
    <w:rsid w:val="005F2719"/>
    <w:rsid w:val="005F4D89"/>
    <w:rsid w:val="006061B2"/>
    <w:rsid w:val="00612148"/>
    <w:rsid w:val="006147D4"/>
    <w:rsid w:val="00616C5A"/>
    <w:rsid w:val="006176FB"/>
    <w:rsid w:val="00617FE2"/>
    <w:rsid w:val="00622915"/>
    <w:rsid w:val="00630B2A"/>
    <w:rsid w:val="00633C0C"/>
    <w:rsid w:val="0063664D"/>
    <w:rsid w:val="006405B4"/>
    <w:rsid w:val="0064500D"/>
    <w:rsid w:val="00650AF0"/>
    <w:rsid w:val="00653D3C"/>
    <w:rsid w:val="006563AE"/>
    <w:rsid w:val="006728BA"/>
    <w:rsid w:val="006762EE"/>
    <w:rsid w:val="00681ABD"/>
    <w:rsid w:val="00683721"/>
    <w:rsid w:val="006859C2"/>
    <w:rsid w:val="00686BE5"/>
    <w:rsid w:val="00690436"/>
    <w:rsid w:val="006953D7"/>
    <w:rsid w:val="00697743"/>
    <w:rsid w:val="006A050B"/>
    <w:rsid w:val="006A2F42"/>
    <w:rsid w:val="006A5472"/>
    <w:rsid w:val="006B5477"/>
    <w:rsid w:val="006C601F"/>
    <w:rsid w:val="006F0F63"/>
    <w:rsid w:val="006F6B0B"/>
    <w:rsid w:val="007016AC"/>
    <w:rsid w:val="007105F7"/>
    <w:rsid w:val="00713532"/>
    <w:rsid w:val="007140D3"/>
    <w:rsid w:val="00714237"/>
    <w:rsid w:val="00727AF8"/>
    <w:rsid w:val="00740C06"/>
    <w:rsid w:val="00744EB1"/>
    <w:rsid w:val="00751127"/>
    <w:rsid w:val="00763846"/>
    <w:rsid w:val="007747B6"/>
    <w:rsid w:val="007766B5"/>
    <w:rsid w:val="0078451B"/>
    <w:rsid w:val="00785701"/>
    <w:rsid w:val="007A2D62"/>
    <w:rsid w:val="007A3263"/>
    <w:rsid w:val="007B3212"/>
    <w:rsid w:val="007C15CD"/>
    <w:rsid w:val="007C5A20"/>
    <w:rsid w:val="007D1FE4"/>
    <w:rsid w:val="007E6A52"/>
    <w:rsid w:val="007F394B"/>
    <w:rsid w:val="007F5584"/>
    <w:rsid w:val="008118CB"/>
    <w:rsid w:val="00811D80"/>
    <w:rsid w:val="00817777"/>
    <w:rsid w:val="008268BB"/>
    <w:rsid w:val="0083592F"/>
    <w:rsid w:val="00857B91"/>
    <w:rsid w:val="00861689"/>
    <w:rsid w:val="008622F4"/>
    <w:rsid w:val="008704FE"/>
    <w:rsid w:val="00877C96"/>
    <w:rsid w:val="00880F59"/>
    <w:rsid w:val="008A1EBD"/>
    <w:rsid w:val="008A3CA3"/>
    <w:rsid w:val="008A6DE0"/>
    <w:rsid w:val="008B052A"/>
    <w:rsid w:val="008B1367"/>
    <w:rsid w:val="008B3AE4"/>
    <w:rsid w:val="008B51E1"/>
    <w:rsid w:val="008D026D"/>
    <w:rsid w:val="008D52F7"/>
    <w:rsid w:val="008D546C"/>
    <w:rsid w:val="008D5D82"/>
    <w:rsid w:val="008E31F1"/>
    <w:rsid w:val="008E5CEE"/>
    <w:rsid w:val="008E7150"/>
    <w:rsid w:val="008F2B6E"/>
    <w:rsid w:val="00900164"/>
    <w:rsid w:val="00902D64"/>
    <w:rsid w:val="009037FA"/>
    <w:rsid w:val="00906FA0"/>
    <w:rsid w:val="00907DF6"/>
    <w:rsid w:val="009108B8"/>
    <w:rsid w:val="00912EE1"/>
    <w:rsid w:val="00915132"/>
    <w:rsid w:val="00925A32"/>
    <w:rsid w:val="00933711"/>
    <w:rsid w:val="0094114F"/>
    <w:rsid w:val="00941D3D"/>
    <w:rsid w:val="00943521"/>
    <w:rsid w:val="00956272"/>
    <w:rsid w:val="00960734"/>
    <w:rsid w:val="00960CB5"/>
    <w:rsid w:val="009723C9"/>
    <w:rsid w:val="00974CE0"/>
    <w:rsid w:val="00976A21"/>
    <w:rsid w:val="0098548D"/>
    <w:rsid w:val="00992CA0"/>
    <w:rsid w:val="009B2FB0"/>
    <w:rsid w:val="009B5BB0"/>
    <w:rsid w:val="009C6C6D"/>
    <w:rsid w:val="009E756A"/>
    <w:rsid w:val="009E7A81"/>
    <w:rsid w:val="009F0E91"/>
    <w:rsid w:val="009F26A1"/>
    <w:rsid w:val="009F3255"/>
    <w:rsid w:val="009F3C33"/>
    <w:rsid w:val="00A01228"/>
    <w:rsid w:val="00A13294"/>
    <w:rsid w:val="00A13D28"/>
    <w:rsid w:val="00A1558F"/>
    <w:rsid w:val="00A23BDC"/>
    <w:rsid w:val="00A263E0"/>
    <w:rsid w:val="00A27CF2"/>
    <w:rsid w:val="00A31D04"/>
    <w:rsid w:val="00A36394"/>
    <w:rsid w:val="00A422F9"/>
    <w:rsid w:val="00A43092"/>
    <w:rsid w:val="00A47CD4"/>
    <w:rsid w:val="00A52A9D"/>
    <w:rsid w:val="00A57591"/>
    <w:rsid w:val="00A74C3A"/>
    <w:rsid w:val="00A80015"/>
    <w:rsid w:val="00A86523"/>
    <w:rsid w:val="00A91B21"/>
    <w:rsid w:val="00A94DD1"/>
    <w:rsid w:val="00AB10DA"/>
    <w:rsid w:val="00AB2E59"/>
    <w:rsid w:val="00AB6851"/>
    <w:rsid w:val="00AC091F"/>
    <w:rsid w:val="00AC77A1"/>
    <w:rsid w:val="00AD1334"/>
    <w:rsid w:val="00AD2280"/>
    <w:rsid w:val="00AD6652"/>
    <w:rsid w:val="00AE0FD5"/>
    <w:rsid w:val="00AE1AFF"/>
    <w:rsid w:val="00AF03EA"/>
    <w:rsid w:val="00AF1277"/>
    <w:rsid w:val="00AF287C"/>
    <w:rsid w:val="00B003C7"/>
    <w:rsid w:val="00B01531"/>
    <w:rsid w:val="00B0468F"/>
    <w:rsid w:val="00B105D9"/>
    <w:rsid w:val="00B14A25"/>
    <w:rsid w:val="00B26B2C"/>
    <w:rsid w:val="00B27E9A"/>
    <w:rsid w:val="00B31EFF"/>
    <w:rsid w:val="00B85268"/>
    <w:rsid w:val="00BA2E1A"/>
    <w:rsid w:val="00BA5271"/>
    <w:rsid w:val="00BA5C2D"/>
    <w:rsid w:val="00BC03B7"/>
    <w:rsid w:val="00BD0165"/>
    <w:rsid w:val="00BD1195"/>
    <w:rsid w:val="00BD16C4"/>
    <w:rsid w:val="00BD2B38"/>
    <w:rsid w:val="00BD682E"/>
    <w:rsid w:val="00BD6DC7"/>
    <w:rsid w:val="00BF7E3E"/>
    <w:rsid w:val="00C0216C"/>
    <w:rsid w:val="00C04E82"/>
    <w:rsid w:val="00C078C3"/>
    <w:rsid w:val="00C11D5F"/>
    <w:rsid w:val="00C1695F"/>
    <w:rsid w:val="00C23E80"/>
    <w:rsid w:val="00C25B28"/>
    <w:rsid w:val="00C516E7"/>
    <w:rsid w:val="00C5587E"/>
    <w:rsid w:val="00C650B3"/>
    <w:rsid w:val="00C657EB"/>
    <w:rsid w:val="00C674D3"/>
    <w:rsid w:val="00C773C1"/>
    <w:rsid w:val="00C86EBB"/>
    <w:rsid w:val="00C92348"/>
    <w:rsid w:val="00C92355"/>
    <w:rsid w:val="00C9464A"/>
    <w:rsid w:val="00CA5133"/>
    <w:rsid w:val="00CB397E"/>
    <w:rsid w:val="00CB3BE2"/>
    <w:rsid w:val="00CB49B4"/>
    <w:rsid w:val="00CB4D2A"/>
    <w:rsid w:val="00CD57AE"/>
    <w:rsid w:val="00CE23A2"/>
    <w:rsid w:val="00CE34F6"/>
    <w:rsid w:val="00CF4A2B"/>
    <w:rsid w:val="00CF7F83"/>
    <w:rsid w:val="00D012D0"/>
    <w:rsid w:val="00D02443"/>
    <w:rsid w:val="00D10375"/>
    <w:rsid w:val="00D166C8"/>
    <w:rsid w:val="00D177A3"/>
    <w:rsid w:val="00D22BE9"/>
    <w:rsid w:val="00D25B7A"/>
    <w:rsid w:val="00D262EC"/>
    <w:rsid w:val="00D267EE"/>
    <w:rsid w:val="00D40277"/>
    <w:rsid w:val="00D446E3"/>
    <w:rsid w:val="00D4508C"/>
    <w:rsid w:val="00D50667"/>
    <w:rsid w:val="00D51929"/>
    <w:rsid w:val="00D531E9"/>
    <w:rsid w:val="00D53329"/>
    <w:rsid w:val="00D55920"/>
    <w:rsid w:val="00D63743"/>
    <w:rsid w:val="00D73D8B"/>
    <w:rsid w:val="00D748B6"/>
    <w:rsid w:val="00D8150F"/>
    <w:rsid w:val="00D84AF7"/>
    <w:rsid w:val="00D90FD4"/>
    <w:rsid w:val="00D930EF"/>
    <w:rsid w:val="00D9440E"/>
    <w:rsid w:val="00D96BB6"/>
    <w:rsid w:val="00DA0D6D"/>
    <w:rsid w:val="00DA3317"/>
    <w:rsid w:val="00DA674A"/>
    <w:rsid w:val="00DB500E"/>
    <w:rsid w:val="00DB5A04"/>
    <w:rsid w:val="00DC1347"/>
    <w:rsid w:val="00DC46DA"/>
    <w:rsid w:val="00DC5BCB"/>
    <w:rsid w:val="00DD711B"/>
    <w:rsid w:val="00DE0C86"/>
    <w:rsid w:val="00DE38C4"/>
    <w:rsid w:val="00DE7DB0"/>
    <w:rsid w:val="00E00E95"/>
    <w:rsid w:val="00E01ECD"/>
    <w:rsid w:val="00E031EA"/>
    <w:rsid w:val="00E14B4F"/>
    <w:rsid w:val="00E16D24"/>
    <w:rsid w:val="00E221C6"/>
    <w:rsid w:val="00E22521"/>
    <w:rsid w:val="00E23460"/>
    <w:rsid w:val="00E24CB3"/>
    <w:rsid w:val="00E25399"/>
    <w:rsid w:val="00E2691B"/>
    <w:rsid w:val="00E37A28"/>
    <w:rsid w:val="00E40A8D"/>
    <w:rsid w:val="00E45481"/>
    <w:rsid w:val="00E62F9F"/>
    <w:rsid w:val="00E67908"/>
    <w:rsid w:val="00E80108"/>
    <w:rsid w:val="00EA6884"/>
    <w:rsid w:val="00EB273A"/>
    <w:rsid w:val="00ED6C5C"/>
    <w:rsid w:val="00EE2342"/>
    <w:rsid w:val="00EE694C"/>
    <w:rsid w:val="00EF05DD"/>
    <w:rsid w:val="00F014F2"/>
    <w:rsid w:val="00F073E4"/>
    <w:rsid w:val="00F1438D"/>
    <w:rsid w:val="00F22EB0"/>
    <w:rsid w:val="00F235DD"/>
    <w:rsid w:val="00F25706"/>
    <w:rsid w:val="00F302E4"/>
    <w:rsid w:val="00F41E6E"/>
    <w:rsid w:val="00F45CF1"/>
    <w:rsid w:val="00F463C6"/>
    <w:rsid w:val="00F503F7"/>
    <w:rsid w:val="00F50C0E"/>
    <w:rsid w:val="00F51F89"/>
    <w:rsid w:val="00F567FA"/>
    <w:rsid w:val="00F62F53"/>
    <w:rsid w:val="00F70563"/>
    <w:rsid w:val="00F707D1"/>
    <w:rsid w:val="00F70D8F"/>
    <w:rsid w:val="00F76AC7"/>
    <w:rsid w:val="00F903C5"/>
    <w:rsid w:val="00FA69C5"/>
    <w:rsid w:val="00FB0FF2"/>
    <w:rsid w:val="00FB3FAB"/>
    <w:rsid w:val="00FB7B52"/>
    <w:rsid w:val="00FB7E8F"/>
    <w:rsid w:val="00FC774D"/>
    <w:rsid w:val="00FE0CEC"/>
    <w:rsid w:val="00FE7F7C"/>
    <w:rsid w:val="00FF6164"/>
    <w:rsid w:val="00FF7699"/>
  </w:rsids>
  <m:mathPr>
    <m:mathFont m:val="Cambria Math"/>
    <m:brkBin m:val="before"/>
    <m:brkBinSub m:val="--"/>
    <m:smallFrac m:val="off"/>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cs-CZ" w:eastAsia="cs-CZ"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lsdException w:name="heading 5" w:uiPriority="9" w:qFormat="1"/>
    <w:lsdException w:name="heading 6" w:semiHidden="0" w:uiPriority="0" w:unhideWhenUsed="0"/>
    <w:lsdException w:name="heading 7" w:semiHidden="0" w:uiPriority="0" w:unhideWhenUsed="0"/>
    <w:lsdException w:name="heading 8" w:uiPriority="9" w:qFormat="1"/>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ln">
    <w:name w:val="Normal"/>
    <w:qFormat/>
    <w:rsid w:val="00B85268"/>
    <w:pPr>
      <w:spacing w:line="360" w:lineRule="auto"/>
    </w:pPr>
    <w:rPr>
      <w:sz w:val="22"/>
      <w:szCs w:val="24"/>
    </w:rPr>
  </w:style>
  <w:style w:type="paragraph" w:styleId="Nadpis1">
    <w:name w:val="heading 1"/>
    <w:basedOn w:val="Normln"/>
    <w:next w:val="Odstavecprvn"/>
    <w:link w:val="Nadpis1Char"/>
    <w:uiPriority w:val="9"/>
    <w:qFormat/>
    <w:rsid w:val="00A13294"/>
    <w:pPr>
      <w:keepNext/>
      <w:numPr>
        <w:numId w:val="1"/>
      </w:numPr>
      <w:spacing w:after="240"/>
      <w:outlineLvl w:val="0"/>
    </w:pPr>
    <w:rPr>
      <w:rFonts w:cs="Arial"/>
      <w:b/>
      <w:bCs/>
      <w:kern w:val="32"/>
      <w:sz w:val="48"/>
      <w:szCs w:val="32"/>
    </w:rPr>
  </w:style>
  <w:style w:type="paragraph" w:styleId="Nadpis2">
    <w:name w:val="heading 2"/>
    <w:basedOn w:val="Normln"/>
    <w:next w:val="Odstavecprvn"/>
    <w:qFormat/>
    <w:rsid w:val="00B85268"/>
    <w:pPr>
      <w:keepNext/>
      <w:numPr>
        <w:ilvl w:val="1"/>
        <w:numId w:val="1"/>
      </w:numPr>
      <w:spacing w:before="360" w:after="60"/>
      <w:outlineLvl w:val="1"/>
    </w:pPr>
    <w:rPr>
      <w:rFonts w:cs="Arial"/>
      <w:b/>
      <w:bCs/>
      <w:iCs/>
      <w:sz w:val="40"/>
      <w:szCs w:val="28"/>
    </w:rPr>
  </w:style>
  <w:style w:type="paragraph" w:styleId="Nadpis3">
    <w:name w:val="heading 3"/>
    <w:basedOn w:val="Normln"/>
    <w:next w:val="Odstavecprvn"/>
    <w:qFormat/>
    <w:rsid w:val="00E00E95"/>
    <w:pPr>
      <w:keepNext/>
      <w:numPr>
        <w:ilvl w:val="2"/>
        <w:numId w:val="1"/>
      </w:numPr>
      <w:spacing w:before="240" w:after="60"/>
      <w:outlineLvl w:val="2"/>
    </w:pPr>
    <w:rPr>
      <w:rFonts w:cs="Arial"/>
      <w:b/>
      <w:bCs/>
      <w:sz w:val="32"/>
      <w:szCs w:val="26"/>
    </w:rPr>
  </w:style>
  <w:style w:type="paragraph" w:styleId="Nadpis4">
    <w:name w:val="heading 4"/>
    <w:basedOn w:val="Normln"/>
    <w:next w:val="Odstavecprvn"/>
    <w:rsid w:val="00E00E95"/>
    <w:pPr>
      <w:keepNext/>
      <w:numPr>
        <w:ilvl w:val="3"/>
        <w:numId w:val="1"/>
      </w:numPr>
      <w:spacing w:before="240" w:after="60"/>
      <w:outlineLvl w:val="3"/>
    </w:pPr>
    <w:rPr>
      <w:b/>
      <w:bCs/>
      <w:szCs w:val="28"/>
    </w:rPr>
  </w:style>
  <w:style w:type="paragraph" w:styleId="Nadpis6">
    <w:name w:val="heading 6"/>
    <w:basedOn w:val="Normln"/>
    <w:next w:val="Normln"/>
    <w:rsid w:val="00557AFD"/>
    <w:pPr>
      <w:spacing w:before="240" w:after="60"/>
      <w:outlineLvl w:val="5"/>
    </w:pPr>
    <w:rPr>
      <w:b/>
      <w:bCs/>
      <w:szCs w:val="22"/>
    </w:rPr>
  </w:style>
  <w:style w:type="paragraph" w:styleId="Nadpis7">
    <w:name w:val="heading 7"/>
    <w:basedOn w:val="Normln"/>
    <w:next w:val="Normln"/>
    <w:rsid w:val="00557AFD"/>
    <w:pPr>
      <w:spacing w:before="240" w:after="60"/>
      <w:outlineLvl w:val="6"/>
    </w:pPr>
    <w:rPr>
      <w:sz w:val="24"/>
    </w:rPr>
  </w:style>
  <w:style w:type="paragraph" w:styleId="Nadpis9">
    <w:name w:val="heading 9"/>
    <w:basedOn w:val="Normln"/>
    <w:next w:val="Normln"/>
    <w:rsid w:val="00557AFD"/>
    <w:pPr>
      <w:spacing w:before="240" w:after="60"/>
      <w:outlineLvl w:val="8"/>
    </w:pPr>
    <w:rPr>
      <w:rFonts w:ascii="Arial" w:hAnsi="Arial" w:cs="Arial"/>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qFormat/>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ds1skola">
    <w:name w:val="ds1_skola"/>
    <w:basedOn w:val="ds1"/>
    <w:next w:val="Normln"/>
    <w:rsid w:val="00D96BB6"/>
    <w:pPr>
      <w:spacing w:before="600"/>
    </w:pPr>
    <w:rPr>
      <w:caps/>
      <w:sz w:val="32"/>
      <w:szCs w:val="32"/>
      <w:lang w:val="de-DE"/>
    </w:rPr>
  </w:style>
  <w:style w:type="paragraph" w:customStyle="1" w:styleId="ds1fakulta">
    <w:name w:val="ds1_fakulta"/>
    <w:basedOn w:val="ds1"/>
    <w:next w:val="ds1"/>
    <w:rsid w:val="00D96BB6"/>
    <w:rPr>
      <w:caps/>
      <w:sz w:val="28"/>
    </w:rPr>
  </w:style>
  <w:style w:type="paragraph" w:customStyle="1" w:styleId="ds1">
    <w:name w:val="ds1"/>
    <w:basedOn w:val="Normln"/>
    <w:link w:val="ds1Char"/>
    <w:rsid w:val="00D96BB6"/>
    <w:pPr>
      <w:jc w:val="center"/>
    </w:pPr>
  </w:style>
  <w:style w:type="paragraph" w:customStyle="1" w:styleId="ds1ustav">
    <w:name w:val="ds1_ustav"/>
    <w:basedOn w:val="ds1"/>
    <w:next w:val="ds1"/>
    <w:rsid w:val="00D96BB6"/>
    <w:rPr>
      <w:caps/>
      <w:sz w:val="28"/>
      <w:szCs w:val="28"/>
    </w:rPr>
  </w:style>
  <w:style w:type="paragraph" w:customStyle="1" w:styleId="ds1typ">
    <w:name w:val="ds1_typ"/>
    <w:basedOn w:val="ds1"/>
    <w:next w:val="ds1"/>
    <w:rsid w:val="006A050B"/>
    <w:rPr>
      <w:sz w:val="32"/>
      <w:szCs w:val="48"/>
    </w:rPr>
  </w:style>
  <w:style w:type="paragraph" w:customStyle="1" w:styleId="ds1rok">
    <w:name w:val="ds1_rok"/>
    <w:basedOn w:val="ds1"/>
    <w:rsid w:val="00974CE0"/>
    <w:pPr>
      <w:jc w:val="both"/>
    </w:pPr>
    <w:rPr>
      <w:b/>
      <w:sz w:val="28"/>
    </w:rPr>
  </w:style>
  <w:style w:type="table" w:customStyle="1" w:styleId="ds1tabulka">
    <w:name w:val="ds1_tabulka"/>
    <w:basedOn w:val="Normlntabulka"/>
    <w:rsid w:val="007E6A52"/>
    <w:rPr>
      <w:b/>
      <w:sz w:val="28"/>
    </w:rPr>
    <w:tblPr>
      <w:tblInd w:w="0" w:type="dxa"/>
      <w:tblCellMar>
        <w:top w:w="0" w:type="dxa"/>
        <w:left w:w="108" w:type="dxa"/>
        <w:bottom w:w="0" w:type="dxa"/>
        <w:right w:w="108" w:type="dxa"/>
      </w:tblCellMar>
    </w:tblPr>
  </w:style>
  <w:style w:type="table" w:styleId="Mkatabulky">
    <w:name w:val="Table Grid"/>
    <w:basedOn w:val="Normlntabulka"/>
    <w:rsid w:val="007E6A5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s1jmeno">
    <w:name w:val="ds1_jmeno"/>
    <w:basedOn w:val="ds1"/>
    <w:rsid w:val="00974CE0"/>
    <w:pPr>
      <w:jc w:val="right"/>
    </w:pPr>
    <w:rPr>
      <w:b/>
      <w:sz w:val="28"/>
    </w:rPr>
  </w:style>
  <w:style w:type="paragraph" w:customStyle="1" w:styleId="ds1nazev">
    <w:name w:val="ds1_nazev"/>
    <w:basedOn w:val="ds1"/>
    <w:next w:val="ds1"/>
    <w:rsid w:val="00C078C3"/>
    <w:rPr>
      <w:b/>
      <w:sz w:val="48"/>
    </w:rPr>
  </w:style>
  <w:style w:type="paragraph" w:customStyle="1" w:styleId="Literatura">
    <w:name w:val="Literatura"/>
    <w:basedOn w:val="Normln"/>
    <w:rsid w:val="00D63743"/>
    <w:pPr>
      <w:tabs>
        <w:tab w:val="left" w:pos="567"/>
      </w:tabs>
      <w:jc w:val="both"/>
    </w:pPr>
    <w:rPr>
      <w:lang w:val="de-DE"/>
    </w:rPr>
  </w:style>
  <w:style w:type="paragraph" w:customStyle="1" w:styleId="ds2nazev">
    <w:name w:val="ds2_nazev"/>
    <w:basedOn w:val="ds2"/>
    <w:next w:val="ds2"/>
    <w:link w:val="ds2nazevChar"/>
    <w:rsid w:val="00C078C3"/>
    <w:pPr>
      <w:jc w:val="center"/>
    </w:pPr>
    <w:rPr>
      <w:b/>
      <w:sz w:val="36"/>
      <w:szCs w:val="36"/>
    </w:rPr>
  </w:style>
  <w:style w:type="paragraph" w:customStyle="1" w:styleId="ds2">
    <w:name w:val="ds2"/>
    <w:basedOn w:val="Normln"/>
    <w:rsid w:val="00C078C3"/>
    <w:rPr>
      <w:lang w:val="de-DE"/>
    </w:rPr>
  </w:style>
  <w:style w:type="character" w:customStyle="1" w:styleId="ds1Char">
    <w:name w:val="ds1 Char"/>
    <w:basedOn w:val="Standardnpsmoodstavce"/>
    <w:link w:val="ds1"/>
    <w:rsid w:val="00C078C3"/>
    <w:rPr>
      <w:sz w:val="24"/>
      <w:szCs w:val="24"/>
      <w:lang w:val="cs-CZ" w:eastAsia="cs-CZ" w:bidi="ar-SA"/>
    </w:rPr>
  </w:style>
  <w:style w:type="character" w:customStyle="1" w:styleId="ds2nazevChar">
    <w:name w:val="ds2_nazev Char"/>
    <w:basedOn w:val="ds1Char"/>
    <w:link w:val="ds2nazev"/>
    <w:rsid w:val="00C078C3"/>
    <w:rPr>
      <w:b/>
      <w:sz w:val="36"/>
      <w:szCs w:val="36"/>
      <w:lang w:val="de-DE"/>
    </w:rPr>
  </w:style>
  <w:style w:type="paragraph" w:customStyle="1" w:styleId="ds2prava">
    <w:name w:val="ds2_prava"/>
    <w:basedOn w:val="ds2"/>
    <w:next w:val="ds2"/>
    <w:rsid w:val="00C078C3"/>
    <w:rPr>
      <w:i/>
    </w:rPr>
  </w:style>
  <w:style w:type="paragraph" w:customStyle="1" w:styleId="ds2podpis">
    <w:name w:val="ds2_podpis"/>
    <w:basedOn w:val="ds2"/>
    <w:rsid w:val="00B105D9"/>
    <w:pPr>
      <w:spacing w:line="240" w:lineRule="auto"/>
      <w:jc w:val="right"/>
    </w:pPr>
  </w:style>
  <w:style w:type="paragraph" w:customStyle="1" w:styleId="ds34">
    <w:name w:val="ds34"/>
    <w:basedOn w:val="Normln"/>
    <w:rsid w:val="004C191A"/>
  </w:style>
  <w:style w:type="paragraph" w:customStyle="1" w:styleId="ds34nadpis">
    <w:name w:val="ds34_nadpis"/>
    <w:basedOn w:val="ds34"/>
    <w:next w:val="ds34"/>
    <w:rsid w:val="004C191A"/>
    <w:pPr>
      <w:spacing w:after="240"/>
    </w:pPr>
    <w:rPr>
      <w:b/>
      <w:sz w:val="32"/>
      <w:szCs w:val="32"/>
    </w:rPr>
  </w:style>
  <w:style w:type="paragraph" w:customStyle="1" w:styleId="Nadpis1-neslovan">
    <w:name w:val="Nadpis 1 - nečíslovaný"/>
    <w:basedOn w:val="Normln"/>
    <w:next w:val="Odstavecprvn"/>
    <w:rsid w:val="00A13294"/>
    <w:pPr>
      <w:spacing w:after="120"/>
    </w:pPr>
    <w:rPr>
      <w:b/>
      <w:sz w:val="48"/>
      <w:szCs w:val="40"/>
      <w:lang w:val="de-DE"/>
    </w:rPr>
  </w:style>
  <w:style w:type="paragraph" w:styleId="Obsah1">
    <w:name w:val="toc 1"/>
    <w:basedOn w:val="Normln"/>
    <w:next w:val="Normln"/>
    <w:autoRedefine/>
    <w:uiPriority w:val="39"/>
    <w:rsid w:val="003470A5"/>
  </w:style>
  <w:style w:type="paragraph" w:styleId="Obsah2">
    <w:name w:val="toc 2"/>
    <w:basedOn w:val="Normln"/>
    <w:next w:val="Normln"/>
    <w:autoRedefine/>
    <w:uiPriority w:val="39"/>
    <w:rsid w:val="00D25B7A"/>
    <w:pPr>
      <w:ind w:left="240"/>
    </w:pPr>
  </w:style>
  <w:style w:type="paragraph" w:styleId="Obsah3">
    <w:name w:val="toc 3"/>
    <w:basedOn w:val="Normln"/>
    <w:next w:val="Normln"/>
    <w:autoRedefine/>
    <w:uiPriority w:val="39"/>
    <w:rsid w:val="00D25B7A"/>
    <w:pPr>
      <w:ind w:left="480"/>
    </w:pPr>
  </w:style>
  <w:style w:type="paragraph" w:customStyle="1" w:styleId="Odstavecprvn">
    <w:name w:val="Odstavec první"/>
    <w:basedOn w:val="Normln"/>
    <w:next w:val="Odstavecdal"/>
    <w:link w:val="OdstavecprvnChar"/>
    <w:qFormat/>
    <w:rsid w:val="00AF1277"/>
    <w:pPr>
      <w:spacing w:after="100" w:line="288" w:lineRule="auto"/>
      <w:jc w:val="both"/>
    </w:pPr>
  </w:style>
  <w:style w:type="paragraph" w:customStyle="1" w:styleId="Odstavecdal">
    <w:name w:val="Odstavec další"/>
    <w:basedOn w:val="Odstavecprvn"/>
    <w:qFormat/>
    <w:rsid w:val="00912EE1"/>
    <w:pPr>
      <w:ind w:firstLine="567"/>
    </w:pPr>
  </w:style>
  <w:style w:type="paragraph" w:styleId="Zpat">
    <w:name w:val="footer"/>
    <w:basedOn w:val="Normln"/>
    <w:rsid w:val="002975FF"/>
    <w:pPr>
      <w:tabs>
        <w:tab w:val="center" w:pos="4536"/>
        <w:tab w:val="right" w:pos="9072"/>
      </w:tabs>
    </w:pPr>
  </w:style>
  <w:style w:type="character" w:styleId="slostrnky">
    <w:name w:val="page number"/>
    <w:basedOn w:val="Standardnpsmoodstavce"/>
    <w:rsid w:val="002975FF"/>
  </w:style>
  <w:style w:type="paragraph" w:styleId="Zhlav">
    <w:name w:val="header"/>
    <w:basedOn w:val="Normln"/>
    <w:rsid w:val="002975FF"/>
    <w:pPr>
      <w:tabs>
        <w:tab w:val="center" w:pos="4536"/>
        <w:tab w:val="right" w:pos="9072"/>
      </w:tabs>
    </w:pPr>
  </w:style>
  <w:style w:type="paragraph" w:styleId="Textvbloku">
    <w:name w:val="Block Text"/>
    <w:basedOn w:val="Normln"/>
    <w:rsid w:val="00557AFD"/>
    <w:pPr>
      <w:spacing w:line="240" w:lineRule="auto"/>
      <w:ind w:left="1416" w:right="-468" w:firstLine="708"/>
    </w:pPr>
    <w:rPr>
      <w:rFonts w:ascii="Arial" w:hAnsi="Arial" w:cs="Arial"/>
      <w:color w:val="808080"/>
      <w:sz w:val="44"/>
    </w:rPr>
  </w:style>
  <w:style w:type="character" w:styleId="Zvraznn">
    <w:name w:val="Emphasis"/>
    <w:basedOn w:val="Standardnpsmoodstavce"/>
    <w:uiPriority w:val="20"/>
    <w:qFormat/>
    <w:rsid w:val="005A544B"/>
    <w:rPr>
      <w:i/>
      <w:iCs/>
    </w:rPr>
  </w:style>
  <w:style w:type="paragraph" w:styleId="Normlnweb">
    <w:name w:val="Normal (Web)"/>
    <w:basedOn w:val="Normln"/>
    <w:uiPriority w:val="99"/>
    <w:unhideWhenUsed/>
    <w:rsid w:val="005A544B"/>
    <w:pPr>
      <w:spacing w:before="100" w:beforeAutospacing="1" w:after="100" w:afterAutospacing="1" w:line="240" w:lineRule="auto"/>
    </w:pPr>
    <w:rPr>
      <w:sz w:val="24"/>
    </w:rPr>
  </w:style>
  <w:style w:type="character" w:styleId="PsacstrojHTML">
    <w:name w:val="HTML Typewriter"/>
    <w:basedOn w:val="Standardnpsmoodstavce"/>
    <w:uiPriority w:val="99"/>
    <w:semiHidden/>
    <w:unhideWhenUsed/>
    <w:rsid w:val="005A544B"/>
    <w:rPr>
      <w:rFonts w:ascii="Courier New" w:eastAsia="Times New Roman" w:hAnsi="Courier New" w:cs="Courier New"/>
      <w:sz w:val="20"/>
      <w:szCs w:val="20"/>
    </w:rPr>
  </w:style>
  <w:style w:type="character" w:styleId="Hypertextovodkaz">
    <w:name w:val="Hyperlink"/>
    <w:basedOn w:val="Standardnpsmoodstavce"/>
    <w:uiPriority w:val="99"/>
    <w:unhideWhenUsed/>
    <w:rsid w:val="00D4508C"/>
    <w:rPr>
      <w:color w:val="0000FF"/>
      <w:u w:val="single"/>
    </w:rPr>
  </w:style>
  <w:style w:type="paragraph" w:styleId="Odstavecseseznamem">
    <w:name w:val="List Paragraph"/>
    <w:basedOn w:val="Normln"/>
    <w:uiPriority w:val="34"/>
    <w:qFormat/>
    <w:rsid w:val="005B564E"/>
    <w:pPr>
      <w:ind w:left="708"/>
    </w:pPr>
  </w:style>
  <w:style w:type="paragraph" w:styleId="Nadpisobsahu">
    <w:name w:val="TOC Heading"/>
    <w:basedOn w:val="Nadpis1"/>
    <w:next w:val="Normln"/>
    <w:uiPriority w:val="39"/>
    <w:qFormat/>
    <w:rsid w:val="00B01531"/>
    <w:pPr>
      <w:keepLines/>
      <w:numPr>
        <w:numId w:val="0"/>
      </w:numPr>
      <w:spacing w:before="480" w:after="0" w:line="276" w:lineRule="auto"/>
      <w:outlineLvl w:val="9"/>
    </w:pPr>
    <w:rPr>
      <w:rFonts w:ascii="Cambria" w:hAnsi="Cambria" w:cs="Times New Roman"/>
      <w:color w:val="365F91"/>
      <w:kern w:val="0"/>
      <w:sz w:val="28"/>
      <w:szCs w:val="28"/>
      <w:lang w:eastAsia="en-US"/>
    </w:rPr>
  </w:style>
  <w:style w:type="character" w:customStyle="1" w:styleId="OdstavecprvnChar">
    <w:name w:val="Odstavec první Char"/>
    <w:basedOn w:val="Standardnpsmoodstavce"/>
    <w:link w:val="Odstavecprvn"/>
    <w:rsid w:val="00AF1277"/>
    <w:rPr>
      <w:sz w:val="22"/>
      <w:szCs w:val="24"/>
    </w:rPr>
  </w:style>
  <w:style w:type="character" w:customStyle="1" w:styleId="Nadpis1Char">
    <w:name w:val="Nadpis 1 Char"/>
    <w:basedOn w:val="Standardnpsmoodstavce"/>
    <w:link w:val="Nadpis1"/>
    <w:uiPriority w:val="9"/>
    <w:rsid w:val="001948C8"/>
    <w:rPr>
      <w:rFonts w:cs="Arial"/>
      <w:b/>
      <w:bCs/>
      <w:kern w:val="32"/>
      <w:sz w:val="48"/>
      <w:szCs w:val="32"/>
    </w:rPr>
  </w:style>
  <w:style w:type="paragraph" w:styleId="Bibliografie">
    <w:name w:val="Bibliography"/>
    <w:basedOn w:val="Normln"/>
    <w:next w:val="Normln"/>
    <w:uiPriority w:val="37"/>
    <w:unhideWhenUsed/>
    <w:rsid w:val="001948C8"/>
  </w:style>
  <w:style w:type="paragraph" w:styleId="Textbubliny">
    <w:name w:val="Balloon Text"/>
    <w:basedOn w:val="Normln"/>
    <w:link w:val="TextbublinyChar"/>
    <w:uiPriority w:val="99"/>
    <w:semiHidden/>
    <w:unhideWhenUsed/>
    <w:rsid w:val="001948C8"/>
    <w:pPr>
      <w:spacing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1948C8"/>
    <w:rPr>
      <w:rFonts w:ascii="Tahoma" w:hAnsi="Tahoma" w:cs="Tahoma"/>
      <w:sz w:val="16"/>
      <w:szCs w:val="16"/>
    </w:rPr>
  </w:style>
  <w:style w:type="paragraph" w:styleId="Titulek">
    <w:name w:val="caption"/>
    <w:basedOn w:val="Normln"/>
    <w:next w:val="Normln"/>
    <w:uiPriority w:val="35"/>
    <w:unhideWhenUsed/>
    <w:qFormat/>
    <w:rsid w:val="00FB7E8F"/>
    <w:pPr>
      <w:spacing w:after="200" w:line="240" w:lineRule="auto"/>
      <w:jc w:val="center"/>
    </w:pPr>
    <w:rPr>
      <w:b/>
      <w:bCs/>
      <w:sz w:val="18"/>
      <w:szCs w:val="18"/>
    </w:rPr>
  </w:style>
  <w:style w:type="paragraph" w:styleId="Textpoznpodarou">
    <w:name w:val="footnote text"/>
    <w:basedOn w:val="Normln"/>
    <w:link w:val="TextpoznpodarouChar"/>
    <w:uiPriority w:val="99"/>
    <w:semiHidden/>
    <w:unhideWhenUsed/>
    <w:rsid w:val="000C57E7"/>
    <w:pPr>
      <w:spacing w:line="240" w:lineRule="auto"/>
    </w:pPr>
    <w:rPr>
      <w:sz w:val="20"/>
      <w:szCs w:val="20"/>
    </w:rPr>
  </w:style>
  <w:style w:type="character" w:customStyle="1" w:styleId="TextpoznpodarouChar">
    <w:name w:val="Text pozn. pod čarou Char"/>
    <w:basedOn w:val="Standardnpsmoodstavce"/>
    <w:link w:val="Textpoznpodarou"/>
    <w:uiPriority w:val="99"/>
    <w:semiHidden/>
    <w:rsid w:val="000C57E7"/>
  </w:style>
  <w:style w:type="character" w:styleId="Znakapoznpodarou">
    <w:name w:val="footnote reference"/>
    <w:basedOn w:val="Standardnpsmoodstavce"/>
    <w:uiPriority w:val="99"/>
    <w:semiHidden/>
    <w:unhideWhenUsed/>
    <w:rsid w:val="000C57E7"/>
    <w:rPr>
      <w:vertAlign w:val="superscript"/>
    </w:rPr>
  </w:style>
  <w:style w:type="character" w:styleId="Sledovanodkaz">
    <w:name w:val="FollowedHyperlink"/>
    <w:basedOn w:val="Standardnpsmoodstavce"/>
    <w:uiPriority w:val="99"/>
    <w:semiHidden/>
    <w:unhideWhenUsed/>
    <w:rsid w:val="000340E8"/>
    <w:rPr>
      <w:color w:val="800080" w:themeColor="followedHyperlink"/>
      <w:u w:val="single"/>
    </w:rPr>
  </w:style>
  <w:style w:type="character" w:styleId="Zstupntext">
    <w:name w:val="Placeholder Text"/>
    <w:basedOn w:val="Standardnpsmoodstavce"/>
    <w:uiPriority w:val="99"/>
    <w:semiHidden/>
    <w:rsid w:val="000F01B0"/>
    <w:rPr>
      <w:color w:val="808080"/>
    </w:rPr>
  </w:style>
  <w:style w:type="character" w:customStyle="1" w:styleId="hps">
    <w:name w:val="hps"/>
    <w:basedOn w:val="Standardnpsmoodstavce"/>
    <w:rsid w:val="00D53329"/>
  </w:style>
  <w:style w:type="character" w:styleId="Odkaznakoment">
    <w:name w:val="annotation reference"/>
    <w:basedOn w:val="Standardnpsmoodstavce"/>
    <w:uiPriority w:val="99"/>
    <w:semiHidden/>
    <w:unhideWhenUsed/>
    <w:rsid w:val="00D930EF"/>
    <w:rPr>
      <w:sz w:val="16"/>
      <w:szCs w:val="16"/>
    </w:rPr>
  </w:style>
  <w:style w:type="paragraph" w:styleId="Textkomente">
    <w:name w:val="annotation text"/>
    <w:basedOn w:val="Normln"/>
    <w:link w:val="TextkomenteChar"/>
    <w:uiPriority w:val="99"/>
    <w:semiHidden/>
    <w:unhideWhenUsed/>
    <w:rsid w:val="00D930EF"/>
    <w:pPr>
      <w:spacing w:line="240" w:lineRule="auto"/>
    </w:pPr>
    <w:rPr>
      <w:sz w:val="20"/>
      <w:szCs w:val="20"/>
    </w:rPr>
  </w:style>
  <w:style w:type="character" w:customStyle="1" w:styleId="TextkomenteChar">
    <w:name w:val="Text komentáře Char"/>
    <w:basedOn w:val="Standardnpsmoodstavce"/>
    <w:link w:val="Textkomente"/>
    <w:uiPriority w:val="99"/>
    <w:semiHidden/>
    <w:rsid w:val="00D930EF"/>
  </w:style>
  <w:style w:type="paragraph" w:styleId="Pedmtkomente">
    <w:name w:val="annotation subject"/>
    <w:basedOn w:val="Textkomente"/>
    <w:next w:val="Textkomente"/>
    <w:link w:val="PedmtkomenteChar"/>
    <w:uiPriority w:val="99"/>
    <w:semiHidden/>
    <w:unhideWhenUsed/>
    <w:rsid w:val="00D930EF"/>
    <w:rPr>
      <w:b/>
      <w:bCs/>
    </w:rPr>
  </w:style>
  <w:style w:type="character" w:customStyle="1" w:styleId="PedmtkomenteChar">
    <w:name w:val="Předmět komentáře Char"/>
    <w:basedOn w:val="TextkomenteChar"/>
    <w:link w:val="Pedmtkomente"/>
    <w:uiPriority w:val="99"/>
    <w:semiHidden/>
    <w:rsid w:val="00D930EF"/>
    <w:rPr>
      <w:b/>
      <w:bCs/>
    </w:rPr>
  </w:style>
  <w:style w:type="paragraph" w:styleId="Revize">
    <w:name w:val="Revision"/>
    <w:hidden/>
    <w:uiPriority w:val="99"/>
    <w:semiHidden/>
    <w:rsid w:val="007016AC"/>
    <w:rPr>
      <w:sz w:val="22"/>
      <w:szCs w:val="24"/>
    </w:rPr>
  </w:style>
</w:styles>
</file>

<file path=word/webSettings.xml><?xml version="1.0" encoding="utf-8"?>
<w:webSettings xmlns:r="http://schemas.openxmlformats.org/officeDocument/2006/relationships" xmlns:w="http://schemas.openxmlformats.org/wordprocessingml/2006/main">
  <w:divs>
    <w:div w:id="445001250">
      <w:bodyDiv w:val="1"/>
      <w:marLeft w:val="0"/>
      <w:marRight w:val="0"/>
      <w:marTop w:val="0"/>
      <w:marBottom w:val="0"/>
      <w:divBdr>
        <w:top w:val="none" w:sz="0" w:space="0" w:color="auto"/>
        <w:left w:val="none" w:sz="0" w:space="0" w:color="auto"/>
        <w:bottom w:val="none" w:sz="0" w:space="0" w:color="auto"/>
        <w:right w:val="none" w:sz="0" w:space="0" w:color="auto"/>
      </w:divBdr>
    </w:div>
    <w:div w:id="626546213">
      <w:bodyDiv w:val="1"/>
      <w:marLeft w:val="0"/>
      <w:marRight w:val="0"/>
      <w:marTop w:val="0"/>
      <w:marBottom w:val="0"/>
      <w:divBdr>
        <w:top w:val="none" w:sz="0" w:space="0" w:color="auto"/>
        <w:left w:val="none" w:sz="0" w:space="0" w:color="auto"/>
        <w:bottom w:val="none" w:sz="0" w:space="0" w:color="auto"/>
        <w:right w:val="none" w:sz="0" w:space="0" w:color="auto"/>
      </w:divBdr>
    </w:div>
    <w:div w:id="659233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7.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footer" Target="footer3.xml"/><Relationship Id="rId10" Type="http://schemas.openxmlformats.org/officeDocument/2006/relationships/image" Target="media/image1.jpe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jpeg"/><Relationship Id="rId22" Type="http://schemas.openxmlformats.org/officeDocument/2006/relationships/image" Target="media/image12.jpeg"/></Relationships>
</file>

<file path=word/_rels/settings.xml.rels><?xml version="1.0" encoding="UTF-8" standalone="yes"?>
<Relationships xmlns="http://schemas.openxmlformats.org/package/2006/relationships"><Relationship Id="rId1" Type="http://schemas.openxmlformats.org/officeDocument/2006/relationships/attachedTemplate" Target="file:///E:\VUT\DP\sablona09_dp.dot" TargetMode="External"/></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Obj12</b:Tag>
    <b:SourceType>InternetSite</b:SourceType>
    <b:Guid>{CEC6032F-8F38-4BDD-ABE5-0C9D13DB8FB1}</b:Guid>
    <b:LCID>1029</b:LCID>
    <b:Author>
      <b:Author>
        <b:Corporate>Object Management Group, Inc.</b:Corporate>
      </b:Author>
    </b:Author>
    <b:Title>MDA</b:Title>
    <b:Year>2012</b:Year>
    <b:InternetSiteTitle>Object Management Group</b:InternetSiteTitle>
    <b:Month>10</b:Month>
    <b:Day>30</b:Day>
    <b:YearAccessed>2012</b:YearAccessed>
    <b:MonthAccessed>12</b:MonthAccessed>
    <b:DayAccessed>10</b:DayAccessed>
    <b:URL>http://www.omg.org/mda/</b:URL>
    <b:RefOrder>1</b:RefOrder>
  </b:Source>
  <b:Source>
    <b:Tag>Koč12</b:Tag>
    <b:SourceType>InternetSite</b:SourceType>
    <b:Guid>{32FC82C0-6BC6-4A6E-A2E0-D34B760827DE}</b:Guid>
    <b:LCID>0</b:LCID>
    <b:Author>
      <b:Author>
        <b:NameList>
          <b:Person>
            <b:Last>Kočí</b:Last>
            <b:First>R.</b:First>
          </b:Person>
          <b:Person>
            <b:Last>Janoušek</b:Last>
            <b:First>V.</b:First>
          </b:Person>
          <b:Person>
            <b:Last>Hrubý</b:Last>
            <b:First>M.</b:First>
          </b:Person>
          <b:Person>
            <b:Last>Peringer</b:Last>
            <b:First>P.</b:First>
          </b:Person>
          <b:Person>
            <b:Last>Češka</b:Last>
            <b:First>M.</b:First>
          </b:Person>
        </b:NameList>
      </b:Author>
    </b:Author>
    <b:Title>Modelování a simulace</b:Title>
    <b:InternetSiteTitle>Modelování a simulace</b:InternetSiteTitle>
    <b:YearAccessed>2012</b:YearAccessed>
    <b:MonthAccessed>12</b:MonthAccessed>
    <b:DayAccessed>11</b:DayAccessed>
    <b:URL>http://perchta.fit.vutbr.cz/research-modeling-and-simulation</b:URL>
    <b:RefOrder>2</b:RefOrder>
  </b:Source>
  <b:Source>
    <b:Tag>Obj121</b:Tag>
    <b:SourceType>InternetSite</b:SourceType>
    <b:Guid>{1024A976-B4F5-4ADE-82F6-4ABE28C9D180}</b:Guid>
    <b:LCID>0</b:LCID>
    <b:Author>
      <b:Author>
        <b:Corporate>Object Management Group, Inc.</b:Corporate>
      </b:Author>
    </b:Author>
    <b:Title>UML Resource Page</b:Title>
    <b:Year>2012</b:Year>
    <b:InternetSiteTitle>Object Management Group - UML</b:InternetSiteTitle>
    <b:Month>11</b:Month>
    <b:Day>28</b:Day>
    <b:YearAccessed>2012</b:YearAccessed>
    <b:MonthAccessed>12</b:MonthAccessed>
    <b:DayAccessed>10</b:DayAccessed>
    <b:URL>http://www.uml.org/</b:URL>
    <b:RefOrder>3</b:RefOrder>
  </b:Source>
  <b:Source>
    <b:Tag>Koč10</b:Tag>
    <b:SourceType>InternetSite</b:SourceType>
    <b:Guid>{10E4FD08-5B46-4884-9505-E757F35BBF39}</b:Guid>
    <b:LCID>0</b:LCID>
    <b:Author>
      <b:Author>
        <b:NameList>
          <b:Person>
            <b:Last>Kočí</b:Last>
            <b:First>R.</b:First>
          </b:Person>
          <b:Person>
            <b:Last>Janoušek</b:Last>
            <b:First>V.</b:First>
          </b:Person>
        </b:NameList>
      </b:Author>
    </b:Author>
    <b:Title>Simulace a vývoj systémů</b:Title>
    <b:InternetSiteTitle>Modelování a simulace</b:InternetSiteTitle>
    <b:Year>2010</b:Year>
    <b:Month>9</b:Month>
    <b:Day>17</b:Day>
    <b:YearAccessed>2012</b:YearAccessed>
    <b:MonthAccessed>12</b:MonthAccessed>
    <b:DayAccessed>11</b:DayAccessed>
    <b:URL>http://perchta.fit.vutbr.cz/research-modeling-and-simulation/3</b:URL>
    <b:RefOrder>4</b:RefOrder>
  </b:Source>
  <b:Source>
    <b:Tag>Rai04</b:Tag>
    <b:SourceType>Book</b:SourceType>
    <b:Guid>{5F238F56-C3DF-4995-88D4-E1C47C348326}</b:Guid>
    <b:LCID>1029</b:LCID>
    <b:Author>
      <b:Author>
        <b:NameList>
          <b:Person>
            <b:Last>Raistrick</b:Last>
            <b:First>Ch.</b:First>
          </b:Person>
          <b:Person>
            <b:Last>Francis</b:Last>
            <b:First>P.</b:First>
          </b:Person>
          <b:Person>
            <b:Last>Wright</b:Last>
            <b:First>J.</b:First>
          </b:Person>
          <b:Person>
            <b:Last>Carter</b:Last>
            <b:First>C.</b:First>
          </b:Person>
          <b:Person>
            <b:Last>Wilkie</b:Last>
            <b:First>I.</b:First>
          </b:Person>
        </b:NameList>
      </b:Author>
    </b:Author>
    <b:Title>Model Driven Architecture with Executable UML</b:Title>
    <b:Year>2004</b:Year>
    <b:StandardNumber>ISBN 0 521 53771 1</b:StandardNumber>
    <b:City>Cambridge</b:City>
    <b:Publisher>Cambridge University Press</b:Publisher>
    <b:RefOrder>5</b:RefOrder>
  </b:Source>
  <b:Source>
    <b:Tag>Zen12</b:Tag>
    <b:SourceType>DocumentFromInternetSite</b:SourceType>
    <b:Guid>{18420311-C3DF-42F0-8F08-5986F49407DE}</b:Guid>
    <b:LCID>1029</b:LCID>
    <b:Author>
      <b:Author>
        <b:NameList>
          <b:Person>
            <b:Last>Zendulka</b:Last>
            <b:First>Jaroslav</b:First>
          </b:Person>
        </b:NameList>
      </b:Author>
    </b:Author>
    <b:YearAccessed>2012</b:YearAccessed>
    <b:MonthAccessed>12</b:MonthAccessed>
    <b:DayAccessed>10</b:DayAccessed>
    <b:URL>http://www.fit.vutbr.cz/study/courses/PPS/public/pdf/11_2.pdf</b:URL>
    <b:Title>Projektování programových systémů</b:Title>
    <b:RefOrder>6</b:RefOrder>
  </b:Source>
  <b:Source>
    <b:Tag>Pat08</b:Tag>
    <b:SourceType>ElectronicSource</b:SourceType>
    <b:Guid>{C21099BF-CB40-4ECC-AF6D-47619CF09715}</b:Guid>
    <b:LCID>0</b:LCID>
    <b:Author>
      <b:Author>
        <b:NameList>
          <b:Person>
            <b:Last>Patočka</b:Last>
            <b:First>Miroslav</b:First>
          </b:Person>
        </b:NameList>
      </b:Author>
    </b:Author>
    <b:Title>Řešení IS pomocí Model Driven Architecture</b:Title>
    <b:PublicationTitle>Diplomová práce</b:PublicationTitle>
    <b:Year>2008</b:Year>
    <b:City>Brno</b:City>
    <b:Publisher>Masarykova Univerzita</b:Publisher>
    <b:Medium>pdf</b:Medium>
    <b:RefOrder>7</b:RefOrder>
  </b:Source>
  <b:Source>
    <b:Tag>Jan08</b:Tag>
    <b:SourceType>Misc</b:SourceType>
    <b:Guid>{1C2D4B55-21AD-42DD-BA19-E16912876BED}</b:Guid>
    <b:LCID>0</b:LCID>
    <b:Author>
      <b:Author>
        <b:NameList>
          <b:Person>
            <b:Last>Janoušek</b:Last>
            <b:First>V.</b:First>
          </b:Person>
        </b:NameList>
      </b:Author>
    </b:Author>
    <b:Title>Modelování objektů Petriho sítěmi</b:Title>
    <b:Year>2008</b:Year>
    <b:City>Brno</b:City>
    <b:Publisher>Fakulta informačních technologií, Vysoké učení technické v Brně</b:Publisher>
    <b:StandardNumber>ISBN 978-80-214-3747-4</b:StandardNumber>
    <b:PublicationTitle>Disertační práce</b:PublicationTitle>
    <b:RefOrder>9</b:RefOrder>
  </b:Source>
  <b:Source>
    <b:Tag>Gir03</b:Tag>
    <b:SourceType>Book</b:SourceType>
    <b:Guid>{065CBD6B-4FC7-42C3-AA2A-E183F587EF9D}</b:Guid>
    <b:LCID>0</b:LCID>
    <b:Author>
      <b:Author>
        <b:NameList>
          <b:Person>
            <b:Last>Girault</b:Last>
            <b:First>C.</b:First>
          </b:Person>
          <b:Person>
            <b:Last>Valk</b:Last>
            <b:First>R.</b:First>
          </b:Person>
        </b:NameList>
      </b:Author>
    </b:Author>
    <b:Title>Petri Nets for Systems Engineering. A Guide to Modeling, Verification, and Applications</b:Title>
    <b:Year>2003</b:Year>
    <b:StandardNumber>ISBN 3-560-41217-4</b:StandardNumber>
    <b:City>Berlin</b:City>
    <b:Publisher>Springer</b:Publisher>
    <b:RefOrder>10</b:RefOrder>
  </b:Source>
  <b:Source>
    <b:Tag>Obj122</b:Tag>
    <b:SourceType>InternetSite</b:SourceType>
    <b:Guid>{98A175C6-221D-489D-AF03-AA5728492D94}</b:Guid>
    <b:LCID>0</b:LCID>
    <b:Title>Objektová Petriho síť</b:Title>
    <b:InternetSiteTitle>akela.mendelu.cz</b:InternetSiteTitle>
    <b:YearAccessed>2012</b:YearAccessed>
    <b:MonthAccessed>12</b:MonthAccessed>
    <b:DayAccessed>11</b:DayAccessed>
    <b:URL>https://akela.mendelu.cz/~petrj/opnml/opn.html</b:URL>
    <b:RefOrder>13</b:RefOrder>
  </b:Source>
  <b:Source>
    <b:Tag>PPe11</b:Tag>
    <b:SourceType>Misc</b:SourceType>
    <b:Guid>{632E639C-68A2-4F19-B629-DD50CA317E0C}</b:Guid>
    <b:LCID>0</b:LCID>
    <b:Author>
      <b:Author>
        <b:NameList>
          <b:Person>
            <b:Last>Peringer</b:Last>
            <b:First>P.</b:First>
          </b:Person>
        </b:NameList>
      </b:Author>
    </b:Author>
    <b:Title>Simulační nástroje a techniky</b:Title>
    <b:Year>2011</b:Year>
    <b:PublicationTitle>Prezentace k přednáškám</b:PublicationTitle>
    <b:City>Brno</b:City>
    <b:Publisher>Fakulta informačních techologií, Vysoké učení technické v Brně</b:Publisher>
    <b:Medium>pdf</b:Medium>
    <b:RefOrder>12</b:RefOrder>
  </b:Source>
  <b:Source>
    <b:Tag>Jan</b:Tag>
    <b:SourceType>Misc</b:SourceType>
    <b:Guid>{FE92AF34-E1DF-4DF1-BE17-FB2C62759DEF}</b:Guid>
    <b:LCID>0</b:LCID>
    <b:Author>
      <b:Author>
        <b:NameList>
          <b:Person>
            <b:Last>Janoušek</b:Last>
            <b:First>V.</b:First>
          </b:Person>
        </b:NameList>
      </b:Author>
    </b:Author>
    <b:Title>Systémy s diskrétními událostmi, formalismus DEVS</b:Title>
    <b:PublicationTitle>Prezentace k přednáškám</b:PublicationTitle>
    <b:Medium>pdf</b:Medium>
    <b:RefOrder>11</b:RefOrder>
  </b:Source>
  <b:Source>
    <b:Tag>Zie00</b:Tag>
    <b:SourceType>Book</b:SourceType>
    <b:Guid>{E86348E1-4738-4EBF-9D6F-DD386D88F7EC}</b:Guid>
    <b:LCID>0</b:LCID>
    <b:Author>
      <b:Author>
        <b:NameList>
          <b:Person>
            <b:Last>Ziegler</b:Last>
            <b:First>B.P.</b:First>
          </b:Person>
          <b:Person>
            <b:Last>Preahofer</b:Last>
            <b:First>H.</b:First>
          </b:Person>
          <b:Person>
            <b:Last>Kim</b:Last>
            <b:First>T.G.</b:First>
          </b:Person>
        </b:NameList>
      </b:Author>
    </b:Author>
    <b:Title>Theory of Modeling and Simulation: Integrating discrete event and continuous complex dynamic systems</b:Title>
    <b:Year>2000</b:Year>
    <b:StandardNumber>ISBN 01-277-8455-1</b:StandardNumber>
    <b:City>San Diego</b:City>
    <b:Publisher>Academic Press</b:Publisher>
    <b:Edition>Vyd. 2</b:Edition>
    <b:RefOrder>8</b:RefOrder>
  </b:Source>
</b:Sources>
</file>

<file path=customXml/itemProps1.xml><?xml version="1.0" encoding="utf-8"?>
<ds:datastoreItem xmlns:ds="http://schemas.openxmlformats.org/officeDocument/2006/customXml" ds:itemID="{B0015671-1946-4AF0-84BD-CB7D4CE594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sablona09_dp</Template>
  <TotalTime>352</TotalTime>
  <Pages>29</Pages>
  <Words>7613</Words>
  <Characters>44923</Characters>
  <Application>Microsoft Office Word</Application>
  <DocSecurity>0</DocSecurity>
  <Lines>374</Lines>
  <Paragraphs>104</Paragraphs>
  <ScaleCrop>false</ScaleCrop>
  <HeadingPairs>
    <vt:vector size="2" baseType="variant">
      <vt:variant>
        <vt:lpstr>Název</vt:lpstr>
      </vt:variant>
      <vt:variant>
        <vt:i4>1</vt:i4>
      </vt:variant>
    </vt:vector>
  </HeadingPairs>
  <TitlesOfParts>
    <vt:vector size="1" baseType="lpstr">
      <vt:lpstr>VYSOKÉ UČENÍ TECHNICKÉ V BRNĚ</vt:lpstr>
    </vt:vector>
  </TitlesOfParts>
  <Company>Brain Systems s.r.o.</Company>
  <LinksUpToDate>false</LinksUpToDate>
  <CharactersWithSpaces>52432</CharactersWithSpaces>
  <SharedDoc>false</SharedDoc>
  <HLinks>
    <vt:vector size="66" baseType="variant">
      <vt:variant>
        <vt:i4>1638450</vt:i4>
      </vt:variant>
      <vt:variant>
        <vt:i4>62</vt:i4>
      </vt:variant>
      <vt:variant>
        <vt:i4>0</vt:i4>
      </vt:variant>
      <vt:variant>
        <vt:i4>5</vt:i4>
      </vt:variant>
      <vt:variant>
        <vt:lpwstr/>
      </vt:variant>
      <vt:variant>
        <vt:lpwstr>_Toc215678214</vt:lpwstr>
      </vt:variant>
      <vt:variant>
        <vt:i4>1638450</vt:i4>
      </vt:variant>
      <vt:variant>
        <vt:i4>56</vt:i4>
      </vt:variant>
      <vt:variant>
        <vt:i4>0</vt:i4>
      </vt:variant>
      <vt:variant>
        <vt:i4>5</vt:i4>
      </vt:variant>
      <vt:variant>
        <vt:lpwstr/>
      </vt:variant>
      <vt:variant>
        <vt:lpwstr>_Toc215678213</vt:lpwstr>
      </vt:variant>
      <vt:variant>
        <vt:i4>1638450</vt:i4>
      </vt:variant>
      <vt:variant>
        <vt:i4>50</vt:i4>
      </vt:variant>
      <vt:variant>
        <vt:i4>0</vt:i4>
      </vt:variant>
      <vt:variant>
        <vt:i4>5</vt:i4>
      </vt:variant>
      <vt:variant>
        <vt:lpwstr/>
      </vt:variant>
      <vt:variant>
        <vt:lpwstr>_Toc215678212</vt:lpwstr>
      </vt:variant>
      <vt:variant>
        <vt:i4>1638450</vt:i4>
      </vt:variant>
      <vt:variant>
        <vt:i4>44</vt:i4>
      </vt:variant>
      <vt:variant>
        <vt:i4>0</vt:i4>
      </vt:variant>
      <vt:variant>
        <vt:i4>5</vt:i4>
      </vt:variant>
      <vt:variant>
        <vt:lpwstr/>
      </vt:variant>
      <vt:variant>
        <vt:lpwstr>_Toc215678211</vt:lpwstr>
      </vt:variant>
      <vt:variant>
        <vt:i4>1638450</vt:i4>
      </vt:variant>
      <vt:variant>
        <vt:i4>38</vt:i4>
      </vt:variant>
      <vt:variant>
        <vt:i4>0</vt:i4>
      </vt:variant>
      <vt:variant>
        <vt:i4>5</vt:i4>
      </vt:variant>
      <vt:variant>
        <vt:lpwstr/>
      </vt:variant>
      <vt:variant>
        <vt:lpwstr>_Toc215678210</vt:lpwstr>
      </vt:variant>
      <vt:variant>
        <vt:i4>1572914</vt:i4>
      </vt:variant>
      <vt:variant>
        <vt:i4>32</vt:i4>
      </vt:variant>
      <vt:variant>
        <vt:i4>0</vt:i4>
      </vt:variant>
      <vt:variant>
        <vt:i4>5</vt:i4>
      </vt:variant>
      <vt:variant>
        <vt:lpwstr/>
      </vt:variant>
      <vt:variant>
        <vt:lpwstr>_Toc215678209</vt:lpwstr>
      </vt:variant>
      <vt:variant>
        <vt:i4>1572914</vt:i4>
      </vt:variant>
      <vt:variant>
        <vt:i4>26</vt:i4>
      </vt:variant>
      <vt:variant>
        <vt:i4>0</vt:i4>
      </vt:variant>
      <vt:variant>
        <vt:i4>5</vt:i4>
      </vt:variant>
      <vt:variant>
        <vt:lpwstr/>
      </vt:variant>
      <vt:variant>
        <vt:lpwstr>_Toc215678208</vt:lpwstr>
      </vt:variant>
      <vt:variant>
        <vt:i4>1572914</vt:i4>
      </vt:variant>
      <vt:variant>
        <vt:i4>20</vt:i4>
      </vt:variant>
      <vt:variant>
        <vt:i4>0</vt:i4>
      </vt:variant>
      <vt:variant>
        <vt:i4>5</vt:i4>
      </vt:variant>
      <vt:variant>
        <vt:lpwstr/>
      </vt:variant>
      <vt:variant>
        <vt:lpwstr>_Toc215678207</vt:lpwstr>
      </vt:variant>
      <vt:variant>
        <vt:i4>1572914</vt:i4>
      </vt:variant>
      <vt:variant>
        <vt:i4>14</vt:i4>
      </vt:variant>
      <vt:variant>
        <vt:i4>0</vt:i4>
      </vt:variant>
      <vt:variant>
        <vt:i4>5</vt:i4>
      </vt:variant>
      <vt:variant>
        <vt:lpwstr/>
      </vt:variant>
      <vt:variant>
        <vt:lpwstr>_Toc215678206</vt:lpwstr>
      </vt:variant>
      <vt:variant>
        <vt:i4>1572914</vt:i4>
      </vt:variant>
      <vt:variant>
        <vt:i4>8</vt:i4>
      </vt:variant>
      <vt:variant>
        <vt:i4>0</vt:i4>
      </vt:variant>
      <vt:variant>
        <vt:i4>5</vt:i4>
      </vt:variant>
      <vt:variant>
        <vt:lpwstr/>
      </vt:variant>
      <vt:variant>
        <vt:lpwstr>_Toc215678205</vt:lpwstr>
      </vt:variant>
      <vt:variant>
        <vt:i4>1572914</vt:i4>
      </vt:variant>
      <vt:variant>
        <vt:i4>2</vt:i4>
      </vt:variant>
      <vt:variant>
        <vt:i4>0</vt:i4>
      </vt:variant>
      <vt:variant>
        <vt:i4>5</vt:i4>
      </vt:variant>
      <vt:variant>
        <vt:lpwstr/>
      </vt:variant>
      <vt:variant>
        <vt:lpwstr>_Toc215678204</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VYSOKÉ UČENÍ TECHNICKÉ V BRNĚ</dc:title>
  <dc:creator>Matron</dc:creator>
  <cp:lastModifiedBy>Matron</cp:lastModifiedBy>
  <cp:revision>45</cp:revision>
  <cp:lastPrinted>2013-04-19T11:36:00Z</cp:lastPrinted>
  <dcterms:created xsi:type="dcterms:W3CDTF">2013-04-15T07:40:00Z</dcterms:created>
  <dcterms:modified xsi:type="dcterms:W3CDTF">2013-04-20T14:21:00Z</dcterms:modified>
</cp:coreProperties>
</file>